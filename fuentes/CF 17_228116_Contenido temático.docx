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718CE" w:rsidRDefault="00000000">
      <w:pPr>
        <w:keepNext/>
        <w:keepLines/>
        <w:pBdr>
          <w:top w:val="nil"/>
          <w:left w:val="nil"/>
          <w:bottom w:val="nil"/>
          <w:right w:val="nil"/>
          <w:between w:val="nil"/>
        </w:pBdr>
        <w:spacing w:after="60"/>
        <w:jc w:val="center"/>
        <w:rPr>
          <w:color w:val="000000"/>
          <w:sz w:val="36"/>
          <w:szCs w:val="36"/>
        </w:rPr>
      </w:pPr>
      <w:r>
        <w:rPr>
          <w:color w:val="000000"/>
          <w:sz w:val="36"/>
          <w:szCs w:val="36"/>
        </w:rPr>
        <w:t>Guion para desarrollo de contenidos</w:t>
      </w:r>
    </w:p>
    <w:p w14:paraId="00000002" w14:textId="77777777" w:rsidR="00F718CE" w:rsidRDefault="00F718CE"/>
    <w:p w14:paraId="00000003" w14:textId="77777777" w:rsidR="00F718CE" w:rsidRDefault="00000000">
      <w:pPr>
        <w:pBdr>
          <w:top w:val="nil"/>
          <w:left w:val="nil"/>
          <w:bottom w:val="nil"/>
          <w:right w:val="nil"/>
          <w:between w:val="nil"/>
        </w:pBdr>
        <w:spacing w:line="240" w:lineRule="auto"/>
        <w:jc w:val="both"/>
        <w:rPr>
          <w:b/>
          <w:color w:val="000000"/>
        </w:rPr>
      </w:pPr>
      <w:r>
        <w:rPr>
          <w:b/>
          <w:color w:val="000000"/>
        </w:rPr>
        <w:t>Datos de identificación del programa de formación</w:t>
      </w:r>
    </w:p>
    <w:p w14:paraId="00000004" w14:textId="77777777" w:rsidR="00F718CE" w:rsidRDefault="00F718CE"/>
    <w:tbl>
      <w:tblPr>
        <w:tblStyle w:val="affffffffffffff8"/>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F718CE" w14:paraId="3D982DF7" w14:textId="77777777">
        <w:trPr>
          <w:trHeight w:val="340"/>
        </w:trPr>
        <w:tc>
          <w:tcPr>
            <w:tcW w:w="3066" w:type="dxa"/>
            <w:shd w:val="clear" w:color="auto" w:fill="8DB3E2"/>
            <w:vAlign w:val="center"/>
          </w:tcPr>
          <w:p w14:paraId="00000005" w14:textId="77777777" w:rsidR="00F718CE" w:rsidRDefault="00000000">
            <w:r>
              <w:t>PROGRAMA DE FORMACIÓN</w:t>
            </w:r>
          </w:p>
        </w:tc>
        <w:tc>
          <w:tcPr>
            <w:tcW w:w="10355" w:type="dxa"/>
            <w:vAlign w:val="center"/>
          </w:tcPr>
          <w:p w14:paraId="00000006" w14:textId="77777777" w:rsidR="00F718CE" w:rsidRDefault="00000000">
            <w:pPr>
              <w:rPr>
                <w:color w:val="E36C09"/>
              </w:rPr>
            </w:pPr>
            <w:r>
              <w:rPr>
                <w:color w:val="000000"/>
                <w:highlight w:val="white"/>
              </w:rPr>
              <w:t>Implementación de infraestructura de tecnologías de la información y las comunicaciones</w:t>
            </w:r>
          </w:p>
        </w:tc>
      </w:tr>
    </w:tbl>
    <w:p w14:paraId="00000007" w14:textId="77777777" w:rsidR="00F718CE" w:rsidRDefault="00F718CE"/>
    <w:tbl>
      <w:tblPr>
        <w:tblStyle w:val="affffff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F718CE" w14:paraId="12283EBD" w14:textId="77777777">
        <w:trPr>
          <w:trHeight w:val="340"/>
        </w:trPr>
        <w:tc>
          <w:tcPr>
            <w:tcW w:w="1830" w:type="dxa"/>
            <w:shd w:val="clear" w:color="auto" w:fill="8DB3E2"/>
            <w:vAlign w:val="center"/>
          </w:tcPr>
          <w:p w14:paraId="00000008" w14:textId="77777777" w:rsidR="00F718CE" w:rsidRDefault="00000000">
            <w:r>
              <w:t>COMPETENCIA</w:t>
            </w:r>
          </w:p>
        </w:tc>
        <w:tc>
          <w:tcPr>
            <w:tcW w:w="2501" w:type="dxa"/>
            <w:vAlign w:val="center"/>
          </w:tcPr>
          <w:p w14:paraId="00000009" w14:textId="77777777" w:rsidR="00F718CE" w:rsidRDefault="00000000">
            <w:pPr>
              <w:rPr>
                <w:u w:val="single"/>
              </w:rPr>
            </w:pPr>
            <w:r>
              <w:t>220501001 - Mantener equipos de cómputo según procedimiento técnico.</w:t>
            </w:r>
          </w:p>
        </w:tc>
        <w:tc>
          <w:tcPr>
            <w:tcW w:w="1860" w:type="dxa"/>
            <w:shd w:val="clear" w:color="auto" w:fill="8DB3E2"/>
            <w:vAlign w:val="center"/>
          </w:tcPr>
          <w:p w14:paraId="0000000A" w14:textId="77777777" w:rsidR="00F718CE" w:rsidRDefault="00000000">
            <w:r>
              <w:t>RESULTADOS DE APRENDIZAJE</w:t>
            </w:r>
          </w:p>
        </w:tc>
        <w:tc>
          <w:tcPr>
            <w:tcW w:w="7231" w:type="dxa"/>
            <w:vAlign w:val="center"/>
          </w:tcPr>
          <w:p w14:paraId="0000000B" w14:textId="77777777" w:rsidR="00F718CE" w:rsidRDefault="00000000">
            <w:pPr>
              <w:ind w:left="66"/>
              <w:rPr>
                <w:b/>
              </w:rPr>
            </w:pPr>
            <w:r>
              <w:t>220501001-04.  Brindar soporte técnico a la infraestructura TI según los procedimientos, los estándares y normas establecidas.</w:t>
            </w:r>
          </w:p>
        </w:tc>
      </w:tr>
    </w:tbl>
    <w:p w14:paraId="0000000C" w14:textId="77777777" w:rsidR="00F718CE" w:rsidRDefault="00F718CE"/>
    <w:tbl>
      <w:tblPr>
        <w:tblStyle w:val="affffffffffffffa"/>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F718CE" w14:paraId="2CFBA29E" w14:textId="77777777">
        <w:trPr>
          <w:trHeight w:val="340"/>
        </w:trPr>
        <w:tc>
          <w:tcPr>
            <w:tcW w:w="3066" w:type="dxa"/>
            <w:shd w:val="clear" w:color="auto" w:fill="8DB3E2"/>
            <w:vAlign w:val="center"/>
          </w:tcPr>
          <w:p w14:paraId="0000000D" w14:textId="77777777" w:rsidR="00F718CE" w:rsidRDefault="00000000">
            <w:r>
              <w:t>NÚMERO DEL COMPONENTE FORMATIVO</w:t>
            </w:r>
          </w:p>
        </w:tc>
        <w:tc>
          <w:tcPr>
            <w:tcW w:w="10355" w:type="dxa"/>
            <w:vAlign w:val="center"/>
          </w:tcPr>
          <w:p w14:paraId="0000000E" w14:textId="77777777" w:rsidR="00F718CE" w:rsidRDefault="00000000">
            <w:pPr>
              <w:rPr>
                <w:color w:val="E36C09"/>
              </w:rPr>
            </w:pPr>
            <w:r>
              <w:t>17</w:t>
            </w:r>
          </w:p>
        </w:tc>
      </w:tr>
      <w:tr w:rsidR="00F718CE" w14:paraId="4C9A4597" w14:textId="77777777">
        <w:trPr>
          <w:trHeight w:val="340"/>
        </w:trPr>
        <w:tc>
          <w:tcPr>
            <w:tcW w:w="3066" w:type="dxa"/>
            <w:shd w:val="clear" w:color="auto" w:fill="8DB3E2"/>
            <w:vAlign w:val="center"/>
          </w:tcPr>
          <w:p w14:paraId="0000000F" w14:textId="77777777" w:rsidR="00F718CE" w:rsidRDefault="00000000">
            <w:r>
              <w:t>NOMBRE DEL COMPONENTE FORMATIVO</w:t>
            </w:r>
          </w:p>
        </w:tc>
        <w:tc>
          <w:tcPr>
            <w:tcW w:w="10355" w:type="dxa"/>
            <w:vAlign w:val="center"/>
          </w:tcPr>
          <w:p w14:paraId="00000010" w14:textId="77777777" w:rsidR="00F718CE" w:rsidRDefault="00000000">
            <w:r>
              <w:t>Soporte técnico a la infraestructura TI.</w:t>
            </w:r>
          </w:p>
        </w:tc>
      </w:tr>
      <w:tr w:rsidR="00F718CE" w14:paraId="556C828D" w14:textId="77777777">
        <w:trPr>
          <w:trHeight w:val="340"/>
        </w:trPr>
        <w:tc>
          <w:tcPr>
            <w:tcW w:w="3066" w:type="dxa"/>
            <w:shd w:val="clear" w:color="auto" w:fill="8DB3E2"/>
            <w:vAlign w:val="center"/>
          </w:tcPr>
          <w:p w14:paraId="00000011" w14:textId="77777777" w:rsidR="00F718CE" w:rsidRDefault="00000000">
            <w:r>
              <w:t>BREVE DESCRIPCIÓN</w:t>
            </w:r>
          </w:p>
        </w:tc>
        <w:tc>
          <w:tcPr>
            <w:tcW w:w="10355" w:type="dxa"/>
            <w:vAlign w:val="center"/>
          </w:tcPr>
          <w:p w14:paraId="00000012" w14:textId="77777777" w:rsidR="00F718CE" w:rsidRPr="00E81B0C" w:rsidRDefault="00000000">
            <w:pPr>
              <w:jc w:val="both"/>
            </w:pPr>
            <w:r w:rsidRPr="00E81B0C">
              <w:t xml:space="preserve">El personal de soporte técnico TI garantiza la disponibilidad y operación a las empresas o clientes para brindar un buen servicio que resuelva todo tipo de problemas relacionados con el mantenimiento del </w:t>
            </w:r>
            <w:r w:rsidRPr="00E81B0C">
              <w:rPr>
                <w:i/>
              </w:rPr>
              <w:t>hardware</w:t>
            </w:r>
            <w:r w:rsidRPr="00E81B0C">
              <w:t xml:space="preserve">, </w:t>
            </w:r>
            <w:r w:rsidRPr="00E81B0C">
              <w:rPr>
                <w:i/>
              </w:rPr>
              <w:t>software</w:t>
            </w:r>
            <w:r w:rsidRPr="00E81B0C">
              <w:t xml:space="preserve"> y la red de computadores. Puede hacerlo de forma personal o remota, por diferentes medios de comunicación.</w:t>
            </w:r>
          </w:p>
        </w:tc>
      </w:tr>
      <w:tr w:rsidR="00F718CE" w14:paraId="3ED94D1D" w14:textId="77777777">
        <w:trPr>
          <w:trHeight w:val="340"/>
        </w:trPr>
        <w:tc>
          <w:tcPr>
            <w:tcW w:w="3066" w:type="dxa"/>
            <w:shd w:val="clear" w:color="auto" w:fill="8DB3E2"/>
            <w:vAlign w:val="center"/>
          </w:tcPr>
          <w:p w14:paraId="00000013" w14:textId="77777777" w:rsidR="00F718CE" w:rsidRDefault="00000000">
            <w:r>
              <w:t>PALABRAS CLAVE</w:t>
            </w:r>
          </w:p>
        </w:tc>
        <w:tc>
          <w:tcPr>
            <w:tcW w:w="10355" w:type="dxa"/>
            <w:vAlign w:val="center"/>
          </w:tcPr>
          <w:p w14:paraId="00000014" w14:textId="77777777" w:rsidR="00F718CE" w:rsidRDefault="00000000">
            <w:r>
              <w:rPr>
                <w:i/>
              </w:rPr>
              <w:t>F</w:t>
            </w:r>
            <w:r>
              <w:rPr>
                <w:i/>
                <w:color w:val="000000"/>
              </w:rPr>
              <w:t>irmware</w:t>
            </w:r>
            <w:r>
              <w:rPr>
                <w:color w:val="000000"/>
              </w:rPr>
              <w:t xml:space="preserve">, </w:t>
            </w:r>
            <w:r>
              <w:t xml:space="preserve">LAN, </w:t>
            </w:r>
            <w:r>
              <w:rPr>
                <w:i/>
                <w:color w:val="000000"/>
              </w:rPr>
              <w:t>Overclocking</w:t>
            </w:r>
            <w:r>
              <w:rPr>
                <w:color w:val="000000"/>
              </w:rPr>
              <w:t>, PCI, Tarjeta Madre, TI</w:t>
            </w:r>
            <w:r>
              <w:t>.</w:t>
            </w:r>
          </w:p>
        </w:tc>
      </w:tr>
    </w:tbl>
    <w:p w14:paraId="00000015" w14:textId="77777777" w:rsidR="00F718CE" w:rsidRDefault="00F718CE"/>
    <w:tbl>
      <w:tblPr>
        <w:tblStyle w:val="affffffffffffffb"/>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F718CE" w14:paraId="31702EF9" w14:textId="77777777">
        <w:trPr>
          <w:trHeight w:val="340"/>
        </w:trPr>
        <w:tc>
          <w:tcPr>
            <w:tcW w:w="3066" w:type="dxa"/>
            <w:shd w:val="clear" w:color="auto" w:fill="8DB3E2"/>
            <w:vAlign w:val="center"/>
          </w:tcPr>
          <w:p w14:paraId="00000016" w14:textId="77777777" w:rsidR="00F718CE" w:rsidRDefault="00000000">
            <w:r>
              <w:lastRenderedPageBreak/>
              <w:t>ÁREA OCUPACIONAL</w:t>
            </w:r>
          </w:p>
        </w:tc>
        <w:tc>
          <w:tcPr>
            <w:tcW w:w="10355" w:type="dxa"/>
            <w:vAlign w:val="center"/>
          </w:tcPr>
          <w:p w14:paraId="00000017" w14:textId="77777777" w:rsidR="00F718CE" w:rsidRDefault="00000000">
            <w:r>
              <w:t>6 - VENTAS Y SERVICIOS</w:t>
            </w:r>
          </w:p>
        </w:tc>
      </w:tr>
      <w:tr w:rsidR="00F718CE" w14:paraId="37C6CD57" w14:textId="77777777">
        <w:trPr>
          <w:trHeight w:val="465"/>
        </w:trPr>
        <w:tc>
          <w:tcPr>
            <w:tcW w:w="3066" w:type="dxa"/>
            <w:shd w:val="clear" w:color="auto" w:fill="8DB3E2"/>
            <w:vAlign w:val="center"/>
          </w:tcPr>
          <w:p w14:paraId="00000018" w14:textId="77777777" w:rsidR="00F718CE" w:rsidRDefault="00000000">
            <w:r>
              <w:t>IDIOMA</w:t>
            </w:r>
          </w:p>
        </w:tc>
        <w:tc>
          <w:tcPr>
            <w:tcW w:w="10355" w:type="dxa"/>
            <w:vAlign w:val="center"/>
          </w:tcPr>
          <w:p w14:paraId="00000019" w14:textId="77777777" w:rsidR="00F718CE" w:rsidRDefault="00000000">
            <w:r>
              <w:t>Español</w:t>
            </w:r>
          </w:p>
        </w:tc>
      </w:tr>
    </w:tbl>
    <w:p w14:paraId="0000001A" w14:textId="77777777" w:rsidR="00F718CE" w:rsidRDefault="00000000">
      <w:pPr>
        <w:keepNext/>
        <w:keepLines/>
        <w:pBdr>
          <w:top w:val="nil"/>
          <w:left w:val="nil"/>
          <w:bottom w:val="nil"/>
          <w:right w:val="nil"/>
          <w:between w:val="nil"/>
        </w:pBdr>
        <w:spacing w:before="400" w:after="120"/>
        <w:rPr>
          <w:color w:val="000000"/>
        </w:rPr>
      </w:pPr>
      <w:bookmarkStart w:id="0" w:name="_heading=h.tyjcwt" w:colFirst="0" w:colLast="0"/>
      <w:bookmarkEnd w:id="0"/>
      <w:r>
        <w:rPr>
          <w:color w:val="000000"/>
        </w:rPr>
        <w:t>TABLA DE CONTENIDOS</w:t>
      </w:r>
    </w:p>
    <w:p w14:paraId="0000001B" w14:textId="77777777" w:rsidR="00F718CE" w:rsidRDefault="00000000">
      <w:pPr>
        <w:ind w:left="284"/>
        <w:rPr>
          <w:b/>
        </w:rPr>
      </w:pPr>
      <w:bookmarkStart w:id="1" w:name="_heading=h.1fob9te" w:colFirst="0" w:colLast="0"/>
      <w:bookmarkEnd w:id="1"/>
      <w:r>
        <w:rPr>
          <w:b/>
        </w:rPr>
        <w:t>Introducción</w:t>
      </w:r>
    </w:p>
    <w:p w14:paraId="00000020" w14:textId="79E6064E" w:rsidR="00F718CE" w:rsidRPr="00E81B0C" w:rsidRDefault="00000000" w:rsidP="00E81B0C">
      <w:pPr>
        <w:numPr>
          <w:ilvl w:val="0"/>
          <w:numId w:val="5"/>
        </w:numPr>
        <w:pBdr>
          <w:top w:val="nil"/>
          <w:left w:val="nil"/>
          <w:bottom w:val="nil"/>
          <w:right w:val="nil"/>
          <w:between w:val="nil"/>
        </w:pBdr>
        <w:rPr>
          <w:b/>
          <w:color w:val="000000"/>
        </w:rPr>
      </w:pPr>
      <w:r>
        <w:rPr>
          <w:b/>
          <w:color w:val="000000"/>
        </w:rPr>
        <w:t>Problema de soporte</w:t>
      </w:r>
      <w:sdt>
        <w:sdtPr>
          <w:tag w:val="goog_rdk_7"/>
          <w:id w:val="-337782462"/>
        </w:sdtPr>
        <w:sdtContent>
          <w:del w:id="2" w:author="Manuela Herrera" w:date="2023-02-10T15:52:00Z">
            <w:r w:rsidRPr="00E81B0C">
              <w:rPr>
                <w:b/>
                <w:color w:val="000000"/>
              </w:rPr>
              <w:delText xml:space="preserve"> </w:delText>
            </w:r>
          </w:del>
        </w:sdtContent>
      </w:sdt>
    </w:p>
    <w:p w14:paraId="00000025" w14:textId="4F6C489D" w:rsidR="00F718CE" w:rsidRPr="00E81B0C" w:rsidRDefault="00000000" w:rsidP="00E81B0C">
      <w:pPr>
        <w:numPr>
          <w:ilvl w:val="0"/>
          <w:numId w:val="5"/>
        </w:numPr>
        <w:pBdr>
          <w:top w:val="nil"/>
          <w:left w:val="nil"/>
          <w:bottom w:val="nil"/>
          <w:right w:val="nil"/>
          <w:between w:val="nil"/>
        </w:pBdr>
        <w:rPr>
          <w:b/>
          <w:color w:val="000000"/>
        </w:rPr>
      </w:pPr>
      <w:sdt>
        <w:sdtPr>
          <w:tag w:val="goog_rdk_8"/>
          <w:id w:val="884606427"/>
        </w:sdtPr>
        <w:sdtContent/>
      </w:sdt>
      <w:r>
        <w:rPr>
          <w:b/>
          <w:color w:val="000000"/>
        </w:rPr>
        <w:t>Alistamiento</w:t>
      </w:r>
      <w:sdt>
        <w:sdtPr>
          <w:tag w:val="goog_rdk_17"/>
          <w:id w:val="1954821178"/>
        </w:sdtPr>
        <w:sdtContent>
          <w:del w:id="3" w:author="Manuela Herrera" w:date="2023-02-10T15:52:00Z">
            <w:r w:rsidRPr="00E81B0C">
              <w:rPr>
                <w:b/>
                <w:color w:val="000000"/>
              </w:rPr>
              <w:delText xml:space="preserve"> </w:delText>
            </w:r>
          </w:del>
        </w:sdtContent>
      </w:sdt>
    </w:p>
    <w:p w14:paraId="0000002A" w14:textId="656EA4CD" w:rsidR="00F718CE" w:rsidRPr="00E81B0C" w:rsidRDefault="00000000" w:rsidP="00E81B0C">
      <w:pPr>
        <w:numPr>
          <w:ilvl w:val="0"/>
          <w:numId w:val="5"/>
        </w:numPr>
        <w:pBdr>
          <w:top w:val="nil"/>
          <w:left w:val="nil"/>
          <w:bottom w:val="nil"/>
          <w:right w:val="nil"/>
          <w:between w:val="nil"/>
        </w:pBdr>
        <w:rPr>
          <w:b/>
          <w:color w:val="000000"/>
        </w:rPr>
      </w:pPr>
      <w:r>
        <w:rPr>
          <w:b/>
          <w:color w:val="000000"/>
        </w:rPr>
        <w:t>Normas</w:t>
      </w:r>
    </w:p>
    <w:p w14:paraId="0000002B" w14:textId="77777777" w:rsidR="00F718CE" w:rsidRDefault="00000000">
      <w:pPr>
        <w:numPr>
          <w:ilvl w:val="0"/>
          <w:numId w:val="5"/>
        </w:numPr>
        <w:pBdr>
          <w:top w:val="nil"/>
          <w:left w:val="nil"/>
          <w:bottom w:val="nil"/>
          <w:right w:val="nil"/>
          <w:between w:val="nil"/>
        </w:pBdr>
        <w:rPr>
          <w:b/>
          <w:i/>
          <w:color w:val="000000"/>
        </w:rPr>
      </w:pPr>
      <w:r>
        <w:rPr>
          <w:b/>
          <w:i/>
          <w:color w:val="000000"/>
        </w:rPr>
        <w:t xml:space="preserve">Hardware </w:t>
      </w:r>
    </w:p>
    <w:sdt>
      <w:sdtPr>
        <w:tag w:val="goog_rdk_29"/>
        <w:id w:val="285704410"/>
        <w:showingPlcHdr/>
      </w:sdtPr>
      <w:sdtEndPr/>
      <w:sdtContent>
        <w:p w14:paraId="0000002F" w14:textId="0A4BC1CE" w:rsidR="00F718CE" w:rsidRDefault="00E81B0C" w:rsidP="00E81B0C">
          <w:pPr>
            <w:pBdr>
              <w:top w:val="nil"/>
              <w:left w:val="nil"/>
              <w:bottom w:val="nil"/>
              <w:right w:val="nil"/>
              <w:between w:val="nil"/>
            </w:pBdr>
            <w:ind w:left="851"/>
            <w:rPr>
              <w:b/>
            </w:rPr>
          </w:pPr>
          <w:r>
            <w:t xml:space="preserve">     </w:t>
          </w:r>
        </w:p>
      </w:sdtContent>
    </w:sdt>
    <w:p w14:paraId="00000030" w14:textId="77777777" w:rsidR="00F718CE" w:rsidRDefault="00F718CE">
      <w:pPr>
        <w:pBdr>
          <w:top w:val="nil"/>
          <w:left w:val="nil"/>
          <w:bottom w:val="nil"/>
          <w:right w:val="nil"/>
          <w:between w:val="nil"/>
        </w:pBdr>
        <w:rPr>
          <w:b/>
          <w:color w:val="000000"/>
        </w:rPr>
      </w:pPr>
    </w:p>
    <w:p w14:paraId="00000031" w14:textId="77777777" w:rsidR="00F718CE" w:rsidRDefault="00F718CE"/>
    <w:p w14:paraId="00000032" w14:textId="77777777" w:rsidR="00F718CE" w:rsidRDefault="00000000">
      <w:pPr>
        <w:rPr>
          <w:b/>
        </w:rPr>
      </w:pPr>
      <w:r>
        <w:rPr>
          <w:b/>
        </w:rPr>
        <w:t>INTRODUCCIÓN</w:t>
      </w:r>
    </w:p>
    <w:p w14:paraId="00000033" w14:textId="77777777" w:rsidR="00F718CE" w:rsidRDefault="00F718CE">
      <w:bookmarkStart w:id="4" w:name="_heading=h.gjdgxs" w:colFirst="0" w:colLast="0"/>
      <w:bookmarkEnd w:id="4"/>
    </w:p>
    <w:tbl>
      <w:tblPr>
        <w:tblStyle w:val="afffffffff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407FDA9B" w14:textId="77777777">
        <w:trPr>
          <w:trHeight w:val="444"/>
        </w:trPr>
        <w:tc>
          <w:tcPr>
            <w:tcW w:w="13422" w:type="dxa"/>
            <w:shd w:val="clear" w:color="auto" w:fill="8DB3E2"/>
          </w:tcPr>
          <w:p w14:paraId="00000034"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03F24B2C" w14:textId="77777777">
        <w:tc>
          <w:tcPr>
            <w:tcW w:w="13422" w:type="dxa"/>
          </w:tcPr>
          <w:p w14:paraId="00000035" w14:textId="77777777" w:rsidR="00F718CE" w:rsidRPr="00E81B0C" w:rsidRDefault="00000000">
            <w:pPr>
              <w:jc w:val="both"/>
            </w:pPr>
            <w:r w:rsidRPr="00E81B0C">
              <w:t xml:space="preserve">Estimado aprendiz, a través del presente componente formativo conocerá sobre el soporte técnico a la infraestructura TI. El objetivo del soporte técnico es resolver solicitudes en la cotidianidad de una empresa o persona de manera constante, con el propósito de que estos usuarios puedan contar con unos equipos de cómputo y redes funcionales para un desempeño eficiente en sus labores. Las actualizaciones tecnológicas generan cambios que, de alguna manera, afectan a todo el sistema. Por lo tanto, en este componente conocerán sobre problemas de soporte, alistamientos a realizar, normas que se deben tener en cuenta y </w:t>
            </w:r>
            <w:r w:rsidRPr="00E81B0C">
              <w:rPr>
                <w:i/>
              </w:rPr>
              <w:t>hardware</w:t>
            </w:r>
            <w:r w:rsidRPr="00E81B0C">
              <w:t>.</w:t>
            </w:r>
          </w:p>
          <w:p w14:paraId="00000036" w14:textId="77777777" w:rsidR="00F718CE" w:rsidRDefault="00F718CE"/>
          <w:p w14:paraId="00000037" w14:textId="77777777" w:rsidR="00F718CE" w:rsidRPr="00E81B0C" w:rsidRDefault="00000000">
            <w:pPr>
              <w:jc w:val="both"/>
            </w:pPr>
            <w:r w:rsidRPr="00E81B0C">
              <w:lastRenderedPageBreak/>
              <w:t>A continuación, encontrará un video el cual le ayudará a conocer más sobre las temáticas que se desarrollan en este componente y que son fundamentales para su formación.</w:t>
            </w:r>
          </w:p>
          <w:p w14:paraId="00000038" w14:textId="77777777" w:rsidR="00F718CE" w:rsidRDefault="00F718CE">
            <w:pPr>
              <w:jc w:val="both"/>
            </w:pPr>
          </w:p>
          <w:p w14:paraId="00000039" w14:textId="77777777" w:rsidR="00F718CE" w:rsidRDefault="00000000">
            <w:pPr>
              <w:rPr>
                <w:color w:val="7F7F7F"/>
              </w:rPr>
            </w:pPr>
            <w:r>
              <w:t>¡Muchos éxitos en este proceso de aprendizaje!</w:t>
            </w:r>
          </w:p>
        </w:tc>
      </w:tr>
    </w:tbl>
    <w:p w14:paraId="0000003A" w14:textId="77777777" w:rsidR="00F718CE" w:rsidRDefault="00F718CE"/>
    <w:p w14:paraId="0000003B" w14:textId="77777777" w:rsidR="00F718CE" w:rsidRDefault="00000000">
      <w:pPr>
        <w:rPr>
          <w:i/>
        </w:rPr>
      </w:pPr>
      <w:r>
        <w:rPr>
          <w:b/>
        </w:rPr>
        <w:t xml:space="preserve">GUION DE VIDEO INTRODUCTORIO </w:t>
      </w:r>
    </w:p>
    <w:p w14:paraId="0000003C" w14:textId="77777777" w:rsidR="00F718CE" w:rsidRDefault="00F718CE">
      <w:pPr>
        <w:rPr>
          <w:i/>
        </w:rPr>
      </w:pPr>
    </w:p>
    <w:tbl>
      <w:tblPr>
        <w:tblStyle w:val="affffff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3261"/>
        <w:gridCol w:w="992"/>
        <w:gridCol w:w="5670"/>
        <w:gridCol w:w="2365"/>
      </w:tblGrid>
      <w:tr w:rsidR="00F718CE" w14:paraId="013A88D1" w14:textId="77777777">
        <w:trPr>
          <w:trHeight w:val="460"/>
        </w:trPr>
        <w:tc>
          <w:tcPr>
            <w:tcW w:w="1124" w:type="dxa"/>
            <w:shd w:val="clear" w:color="auto" w:fill="C9DAF8"/>
            <w:tcMar>
              <w:top w:w="100" w:type="dxa"/>
              <w:left w:w="100" w:type="dxa"/>
              <w:bottom w:w="100" w:type="dxa"/>
              <w:right w:w="100" w:type="dxa"/>
            </w:tcMar>
          </w:tcPr>
          <w:p w14:paraId="0000003D" w14:textId="77777777" w:rsidR="00F718CE" w:rsidRDefault="00000000">
            <w:pPr>
              <w:widowControl w:val="0"/>
              <w:jc w:val="center"/>
              <w:rPr>
                <w:b/>
                <w:sz w:val="20"/>
                <w:szCs w:val="20"/>
              </w:rPr>
            </w:pPr>
            <w:r>
              <w:rPr>
                <w:b/>
                <w:sz w:val="20"/>
                <w:szCs w:val="20"/>
              </w:rPr>
              <w:t>Tipo de recurso</w:t>
            </w:r>
          </w:p>
        </w:tc>
        <w:tc>
          <w:tcPr>
            <w:tcW w:w="12288" w:type="dxa"/>
            <w:gridSpan w:val="4"/>
            <w:shd w:val="clear" w:color="auto" w:fill="C9DAF8"/>
            <w:tcMar>
              <w:top w:w="100" w:type="dxa"/>
              <w:left w:w="100" w:type="dxa"/>
              <w:bottom w:w="100" w:type="dxa"/>
              <w:right w:w="100" w:type="dxa"/>
            </w:tcMar>
          </w:tcPr>
          <w:p w14:paraId="0000003E" w14:textId="77777777" w:rsidR="00F718CE" w:rsidRDefault="00000000">
            <w:pPr>
              <w:keepNext/>
              <w:keepLines/>
              <w:widowControl w:val="0"/>
              <w:pBdr>
                <w:top w:val="nil"/>
                <w:left w:val="nil"/>
                <w:bottom w:val="nil"/>
                <w:right w:val="nil"/>
                <w:between w:val="nil"/>
              </w:pBdr>
              <w:spacing w:after="60" w:line="276" w:lineRule="auto"/>
              <w:jc w:val="center"/>
              <w:rPr>
                <w:color w:val="000000"/>
                <w:sz w:val="38"/>
                <w:szCs w:val="38"/>
              </w:rPr>
            </w:pPr>
            <w:r>
              <w:rPr>
                <w:color w:val="000000"/>
              </w:rPr>
              <w:t>Video spot animado</w:t>
            </w:r>
          </w:p>
        </w:tc>
      </w:tr>
      <w:tr w:rsidR="00F718CE" w14:paraId="3D9F6562" w14:textId="77777777">
        <w:trPr>
          <w:trHeight w:val="460"/>
        </w:trPr>
        <w:tc>
          <w:tcPr>
            <w:tcW w:w="1124" w:type="dxa"/>
            <w:shd w:val="clear" w:color="auto" w:fill="C9DAF8"/>
            <w:tcMar>
              <w:top w:w="100" w:type="dxa"/>
              <w:left w:w="100" w:type="dxa"/>
              <w:bottom w:w="100" w:type="dxa"/>
              <w:right w:w="100" w:type="dxa"/>
            </w:tcMar>
          </w:tcPr>
          <w:p w14:paraId="00000042" w14:textId="77777777" w:rsidR="00F718CE" w:rsidRDefault="00000000">
            <w:pPr>
              <w:widowControl w:val="0"/>
              <w:jc w:val="center"/>
              <w:rPr>
                <w:b/>
                <w:sz w:val="26"/>
                <w:szCs w:val="26"/>
              </w:rPr>
            </w:pPr>
            <w:r>
              <w:rPr>
                <w:b/>
              </w:rPr>
              <w:t>NOTA</w:t>
            </w:r>
          </w:p>
        </w:tc>
        <w:tc>
          <w:tcPr>
            <w:tcW w:w="12288" w:type="dxa"/>
            <w:gridSpan w:val="4"/>
            <w:shd w:val="clear" w:color="auto" w:fill="C9DAF8"/>
            <w:tcMar>
              <w:top w:w="100" w:type="dxa"/>
              <w:left w:w="100" w:type="dxa"/>
              <w:bottom w:w="100" w:type="dxa"/>
              <w:right w:w="100" w:type="dxa"/>
            </w:tcMar>
          </w:tcPr>
          <w:p w14:paraId="00000043" w14:textId="77777777" w:rsidR="00F718CE" w:rsidRDefault="00000000">
            <w:pPr>
              <w:widowControl w:val="0"/>
              <w:jc w:val="center"/>
              <w:rPr>
                <w:b/>
                <w:sz w:val="26"/>
                <w:szCs w:val="26"/>
              </w:rPr>
            </w:pPr>
            <w:r>
              <w:rPr>
                <w:b/>
              </w:rPr>
              <w:t>La totalidad del texto locutado para el video no debe superar las 500 palabras aproximadamente</w:t>
            </w:r>
          </w:p>
        </w:tc>
      </w:tr>
      <w:tr w:rsidR="00F718CE" w14:paraId="270147EE" w14:textId="77777777">
        <w:trPr>
          <w:trHeight w:val="420"/>
        </w:trPr>
        <w:tc>
          <w:tcPr>
            <w:tcW w:w="1124" w:type="dxa"/>
            <w:shd w:val="clear" w:color="auto" w:fill="auto"/>
            <w:tcMar>
              <w:top w:w="100" w:type="dxa"/>
              <w:left w:w="100" w:type="dxa"/>
              <w:bottom w:w="100" w:type="dxa"/>
              <w:right w:w="100" w:type="dxa"/>
            </w:tcMar>
          </w:tcPr>
          <w:p w14:paraId="00000047" w14:textId="77777777" w:rsidR="00F718CE" w:rsidRDefault="00000000">
            <w:pPr>
              <w:widowControl w:val="0"/>
              <w:rPr>
                <w:b/>
              </w:rPr>
            </w:pPr>
            <w:r>
              <w:rPr>
                <w:b/>
              </w:rPr>
              <w:t xml:space="preserve">Título </w:t>
            </w:r>
          </w:p>
        </w:tc>
        <w:tc>
          <w:tcPr>
            <w:tcW w:w="12288" w:type="dxa"/>
            <w:gridSpan w:val="4"/>
            <w:shd w:val="clear" w:color="auto" w:fill="auto"/>
            <w:tcMar>
              <w:top w:w="100" w:type="dxa"/>
              <w:left w:w="100" w:type="dxa"/>
              <w:bottom w:w="100" w:type="dxa"/>
              <w:right w:w="100" w:type="dxa"/>
            </w:tcMar>
          </w:tcPr>
          <w:p w14:paraId="00000048" w14:textId="77777777" w:rsidR="00F718CE" w:rsidRDefault="00000000">
            <w:pPr>
              <w:widowControl w:val="0"/>
              <w:rPr>
                <w:color w:val="999999"/>
              </w:rPr>
            </w:pPr>
            <w:r>
              <w:t>Soporte técnico</w:t>
            </w:r>
          </w:p>
        </w:tc>
      </w:tr>
      <w:tr w:rsidR="00F718CE" w14:paraId="773146E8" w14:textId="77777777">
        <w:tc>
          <w:tcPr>
            <w:tcW w:w="1124" w:type="dxa"/>
            <w:shd w:val="clear" w:color="auto" w:fill="auto"/>
            <w:tcMar>
              <w:top w:w="100" w:type="dxa"/>
              <w:left w:w="100" w:type="dxa"/>
              <w:bottom w:w="100" w:type="dxa"/>
              <w:right w:w="100" w:type="dxa"/>
            </w:tcMar>
          </w:tcPr>
          <w:p w14:paraId="0000004C" w14:textId="77777777" w:rsidR="00F718CE" w:rsidRDefault="00000000">
            <w:pPr>
              <w:widowControl w:val="0"/>
              <w:rPr>
                <w:b/>
              </w:rPr>
            </w:pPr>
            <w:r>
              <w:rPr>
                <w:b/>
              </w:rPr>
              <w:t>Escena</w:t>
            </w:r>
          </w:p>
        </w:tc>
        <w:tc>
          <w:tcPr>
            <w:tcW w:w="3261" w:type="dxa"/>
            <w:shd w:val="clear" w:color="auto" w:fill="auto"/>
            <w:tcMar>
              <w:top w:w="100" w:type="dxa"/>
              <w:left w:w="100" w:type="dxa"/>
              <w:bottom w:w="100" w:type="dxa"/>
              <w:right w:w="100" w:type="dxa"/>
            </w:tcMar>
          </w:tcPr>
          <w:p w14:paraId="0000004D" w14:textId="77777777" w:rsidR="00F718CE" w:rsidRDefault="00000000">
            <w:pPr>
              <w:widowControl w:val="0"/>
              <w:jc w:val="center"/>
              <w:rPr>
                <w:b/>
              </w:rPr>
            </w:pPr>
            <w:r>
              <w:rPr>
                <w:b/>
              </w:rPr>
              <w:t>Imagen</w:t>
            </w:r>
          </w:p>
        </w:tc>
        <w:tc>
          <w:tcPr>
            <w:tcW w:w="992" w:type="dxa"/>
            <w:shd w:val="clear" w:color="auto" w:fill="auto"/>
            <w:tcMar>
              <w:top w:w="100" w:type="dxa"/>
              <w:left w:w="100" w:type="dxa"/>
              <w:bottom w:w="100" w:type="dxa"/>
              <w:right w:w="100" w:type="dxa"/>
            </w:tcMar>
          </w:tcPr>
          <w:p w14:paraId="0000004E" w14:textId="77777777" w:rsidR="00F718CE" w:rsidRDefault="00000000">
            <w:pPr>
              <w:widowControl w:val="0"/>
              <w:jc w:val="center"/>
              <w:rPr>
                <w:b/>
              </w:rPr>
            </w:pPr>
            <w:r>
              <w:rPr>
                <w:b/>
              </w:rPr>
              <w:t>Sonido</w:t>
            </w:r>
          </w:p>
        </w:tc>
        <w:tc>
          <w:tcPr>
            <w:tcW w:w="5670" w:type="dxa"/>
            <w:shd w:val="clear" w:color="auto" w:fill="auto"/>
            <w:tcMar>
              <w:top w:w="100" w:type="dxa"/>
              <w:left w:w="100" w:type="dxa"/>
              <w:bottom w:w="100" w:type="dxa"/>
              <w:right w:w="100" w:type="dxa"/>
            </w:tcMar>
          </w:tcPr>
          <w:p w14:paraId="0000004F" w14:textId="77777777" w:rsidR="00F718CE" w:rsidRDefault="00000000">
            <w:pPr>
              <w:widowControl w:val="0"/>
              <w:jc w:val="center"/>
              <w:rPr>
                <w:b/>
              </w:rPr>
            </w:pPr>
            <w:r>
              <w:rPr>
                <w:b/>
              </w:rPr>
              <w:t>Narración</w:t>
            </w:r>
          </w:p>
        </w:tc>
        <w:tc>
          <w:tcPr>
            <w:tcW w:w="2365" w:type="dxa"/>
            <w:shd w:val="clear" w:color="auto" w:fill="auto"/>
            <w:tcMar>
              <w:top w:w="100" w:type="dxa"/>
              <w:left w:w="100" w:type="dxa"/>
              <w:bottom w:w="100" w:type="dxa"/>
              <w:right w:w="100" w:type="dxa"/>
            </w:tcMar>
          </w:tcPr>
          <w:p w14:paraId="00000050" w14:textId="77777777" w:rsidR="00F718CE" w:rsidRDefault="00000000">
            <w:pPr>
              <w:widowControl w:val="0"/>
              <w:jc w:val="center"/>
              <w:rPr>
                <w:b/>
              </w:rPr>
            </w:pPr>
            <w:r>
              <w:rPr>
                <w:b/>
              </w:rPr>
              <w:t xml:space="preserve">Texto </w:t>
            </w:r>
          </w:p>
        </w:tc>
      </w:tr>
      <w:tr w:rsidR="00F718CE" w14:paraId="387A1D21" w14:textId="77777777">
        <w:tc>
          <w:tcPr>
            <w:tcW w:w="1124" w:type="dxa"/>
            <w:shd w:val="clear" w:color="auto" w:fill="auto"/>
            <w:tcMar>
              <w:top w:w="100" w:type="dxa"/>
              <w:left w:w="100" w:type="dxa"/>
              <w:bottom w:w="100" w:type="dxa"/>
              <w:right w:w="100" w:type="dxa"/>
            </w:tcMar>
          </w:tcPr>
          <w:p w14:paraId="00000051" w14:textId="77777777" w:rsidR="00F718CE" w:rsidRDefault="00000000">
            <w:pPr>
              <w:widowControl w:val="0"/>
              <w:rPr>
                <w:b/>
                <w:color w:val="999999"/>
              </w:rPr>
            </w:pPr>
            <w:r>
              <w:rPr>
                <w:b/>
                <w:color w:val="999999"/>
              </w:rPr>
              <w:t>1</w:t>
            </w:r>
          </w:p>
        </w:tc>
        <w:tc>
          <w:tcPr>
            <w:tcW w:w="3261" w:type="dxa"/>
            <w:shd w:val="clear" w:color="auto" w:fill="auto"/>
            <w:tcMar>
              <w:top w:w="100" w:type="dxa"/>
              <w:left w:w="100" w:type="dxa"/>
              <w:bottom w:w="100" w:type="dxa"/>
              <w:right w:w="100" w:type="dxa"/>
            </w:tcMar>
          </w:tcPr>
          <w:p w14:paraId="00000052" w14:textId="77777777" w:rsidR="00F718CE" w:rsidRDefault="00000000">
            <w:pPr>
              <w:widowControl w:val="0"/>
              <w:jc w:val="both"/>
            </w:pPr>
            <w:r>
              <w:t>Se sugiere que salga una persona presentando, a medida que se hable aparecen imágenes que refuercen la idea transmitida.</w:t>
            </w:r>
          </w:p>
          <w:p w14:paraId="00000053" w14:textId="77777777" w:rsidR="00F718CE" w:rsidRDefault="00000000">
            <w:pPr>
              <w:jc w:val="center"/>
              <w:rPr>
                <w:color w:val="999999"/>
              </w:rPr>
            </w:pPr>
            <w:r>
              <w:rPr>
                <w:noProof/>
              </w:rPr>
              <w:drawing>
                <wp:inline distT="0" distB="0" distL="0" distR="0">
                  <wp:extent cx="1420925" cy="956755"/>
                  <wp:effectExtent l="0" t="0" r="0" b="0"/>
                  <wp:docPr id="877" name="image38.jpg" descr="Altavoz de confianza detrás del podio durante el discurso escénico. Mujer sonriente hablando ante el público. Líder de habla pública. Buena presentación de una mujer de negocios. Ilustración vectorial plana"/>
                  <wp:cNvGraphicFramePr/>
                  <a:graphic xmlns:a="http://schemas.openxmlformats.org/drawingml/2006/main">
                    <a:graphicData uri="http://schemas.openxmlformats.org/drawingml/2006/picture">
                      <pic:pic xmlns:pic="http://schemas.openxmlformats.org/drawingml/2006/picture">
                        <pic:nvPicPr>
                          <pic:cNvPr id="0" name="image38.jpg" descr="Altavoz de confianza detrás del podio durante el discurso escénico. Mujer sonriente hablando ante el público. Líder de habla pública. Buena presentación de una mujer de negocios. Ilustración vectorial plana"/>
                          <pic:cNvPicPr preferRelativeResize="0"/>
                        </pic:nvPicPr>
                        <pic:blipFill>
                          <a:blip r:embed="rId8"/>
                          <a:srcRect/>
                          <a:stretch>
                            <a:fillRect/>
                          </a:stretch>
                        </pic:blipFill>
                        <pic:spPr>
                          <a:xfrm>
                            <a:off x="0" y="0"/>
                            <a:ext cx="1420925" cy="956755"/>
                          </a:xfrm>
                          <a:prstGeom prst="rect">
                            <a:avLst/>
                          </a:prstGeom>
                          <a:ln/>
                        </pic:spPr>
                      </pic:pic>
                    </a:graphicData>
                  </a:graphic>
                </wp:inline>
              </w:drawing>
            </w:r>
          </w:p>
          <w:p w14:paraId="00000054" w14:textId="77777777" w:rsidR="00F718CE" w:rsidRDefault="00000000">
            <w:r>
              <w:t>Imagen de referente (o similar)</w:t>
            </w:r>
          </w:p>
          <w:p w14:paraId="00000055" w14:textId="77777777" w:rsidR="00F718CE" w:rsidRDefault="00000000">
            <w:hyperlink r:id="rId9">
              <w:r>
                <w:rPr>
                  <w:color w:val="0000FF"/>
                  <w:u w:val="single"/>
                </w:rPr>
                <w:t>https://image.shutterstock.com/image-vector/confident-speaker-behind-podium-during-600w-2008240643.jpg</w:t>
              </w:r>
            </w:hyperlink>
            <w:r>
              <w:t xml:space="preserve"> </w:t>
            </w:r>
            <w:r>
              <w:rPr>
                <w:b/>
              </w:rPr>
              <w:t>Imagen</w:t>
            </w:r>
            <w:r>
              <w:t xml:space="preserve"> 228116_i1</w:t>
            </w:r>
          </w:p>
          <w:p w14:paraId="00000056" w14:textId="77777777" w:rsidR="00F718CE" w:rsidRDefault="00F718CE"/>
          <w:p w14:paraId="00000057" w14:textId="77777777" w:rsidR="00F718CE" w:rsidRDefault="00000000">
            <w:pPr>
              <w:jc w:val="center"/>
            </w:pPr>
            <w:r>
              <w:rPr>
                <w:noProof/>
              </w:rPr>
              <w:drawing>
                <wp:inline distT="0" distB="0" distL="0" distR="0">
                  <wp:extent cx="1274047" cy="1160769"/>
                  <wp:effectExtent l="0" t="0" r="0" b="0"/>
                  <wp:docPr id="879" name="image63.jpg" descr="Reparación de equipos, servicio de computadoras, conceptos de diagnóstico. Calidad superior. Modernos elementos gráficos de diseño plano para banners web, sitios web, infografías, materiales impresos. Ilustración vectorial."/>
                  <wp:cNvGraphicFramePr/>
                  <a:graphic xmlns:a="http://schemas.openxmlformats.org/drawingml/2006/main">
                    <a:graphicData uri="http://schemas.openxmlformats.org/drawingml/2006/picture">
                      <pic:pic xmlns:pic="http://schemas.openxmlformats.org/drawingml/2006/picture">
                        <pic:nvPicPr>
                          <pic:cNvPr id="0" name="image63.jpg" descr="Reparación de equipos, servicio de computadoras, conceptos de diagnóstico. Calidad superior. Modernos elementos gráficos de diseño plano para banners web, sitios web, infografías, materiales impresos. Ilustración vectorial."/>
                          <pic:cNvPicPr preferRelativeResize="0"/>
                        </pic:nvPicPr>
                        <pic:blipFill>
                          <a:blip r:embed="rId10"/>
                          <a:srcRect t="15399"/>
                          <a:stretch>
                            <a:fillRect/>
                          </a:stretch>
                        </pic:blipFill>
                        <pic:spPr>
                          <a:xfrm>
                            <a:off x="0" y="0"/>
                            <a:ext cx="1274047" cy="1160769"/>
                          </a:xfrm>
                          <a:prstGeom prst="rect">
                            <a:avLst/>
                          </a:prstGeom>
                          <a:ln/>
                        </pic:spPr>
                      </pic:pic>
                    </a:graphicData>
                  </a:graphic>
                </wp:inline>
              </w:drawing>
            </w:r>
          </w:p>
          <w:p w14:paraId="00000058" w14:textId="77777777" w:rsidR="00F718CE" w:rsidRDefault="00000000">
            <w:r>
              <w:t>Imagen de referente (o similar)</w:t>
            </w:r>
          </w:p>
          <w:p w14:paraId="00000059" w14:textId="77777777" w:rsidR="00F718CE" w:rsidRDefault="00000000">
            <w:hyperlink r:id="rId11">
              <w:r>
                <w:rPr>
                  <w:color w:val="0000FF"/>
                  <w:u w:val="single"/>
                </w:rPr>
                <w:t>https://www.shutterstock.com/image-vector/computer-repair-service-diagnostics-concepts-600w-572117983.jpg</w:t>
              </w:r>
            </w:hyperlink>
          </w:p>
          <w:p w14:paraId="0000005A" w14:textId="77777777" w:rsidR="00F718CE" w:rsidRDefault="00000000">
            <w:r>
              <w:rPr>
                <w:b/>
              </w:rPr>
              <w:t>Imagen</w:t>
            </w:r>
            <w:r>
              <w:t xml:space="preserve"> 228116_i2</w:t>
            </w:r>
          </w:p>
          <w:p w14:paraId="0000005B" w14:textId="77777777" w:rsidR="00F718CE" w:rsidRDefault="00000000">
            <w:r>
              <w:t xml:space="preserve"> </w:t>
            </w:r>
            <w:r>
              <w:rPr>
                <w:noProof/>
              </w:rPr>
              <w:drawing>
                <wp:inline distT="0" distB="0" distL="0" distR="0">
                  <wp:extent cx="1854826" cy="1121709"/>
                  <wp:effectExtent l="0" t="0" r="0" b="0"/>
                  <wp:docPr id="878" name="image40.jpg" descr="Concepto de ilustración de soporte técnico. Tecnología empresarial moderna. Ingeniero técnico con ordenador en funcionamiento. Diseñar conceptos para banners web. Ilustración isométrica vectorial 3D."/>
                  <wp:cNvGraphicFramePr/>
                  <a:graphic xmlns:a="http://schemas.openxmlformats.org/drawingml/2006/main">
                    <a:graphicData uri="http://schemas.openxmlformats.org/drawingml/2006/picture">
                      <pic:pic xmlns:pic="http://schemas.openxmlformats.org/drawingml/2006/picture">
                        <pic:nvPicPr>
                          <pic:cNvPr id="0" name="image40.jpg" descr="Concepto de ilustración de soporte técnico. Tecnología empresarial moderna. Ingeniero técnico con ordenador en funcionamiento. Diseñar conceptos para banners web. Ilustración isométrica vectorial 3D."/>
                          <pic:cNvPicPr preferRelativeResize="0"/>
                        </pic:nvPicPr>
                        <pic:blipFill>
                          <a:blip r:embed="rId12"/>
                          <a:srcRect/>
                          <a:stretch>
                            <a:fillRect/>
                          </a:stretch>
                        </pic:blipFill>
                        <pic:spPr>
                          <a:xfrm>
                            <a:off x="0" y="0"/>
                            <a:ext cx="1854826" cy="1121709"/>
                          </a:xfrm>
                          <a:prstGeom prst="rect">
                            <a:avLst/>
                          </a:prstGeom>
                          <a:ln/>
                        </pic:spPr>
                      </pic:pic>
                    </a:graphicData>
                  </a:graphic>
                </wp:inline>
              </w:drawing>
            </w:r>
          </w:p>
          <w:p w14:paraId="0000005C" w14:textId="77777777" w:rsidR="00F718CE" w:rsidRDefault="00000000">
            <w:r>
              <w:t>Imagen de referente (o similar)</w:t>
            </w:r>
          </w:p>
          <w:p w14:paraId="0000005D" w14:textId="77777777" w:rsidR="00F718CE" w:rsidRDefault="00000000">
            <w:hyperlink r:id="rId13">
              <w:r>
                <w:rPr>
                  <w:color w:val="0000FF"/>
                  <w:u w:val="single"/>
                </w:rPr>
                <w:t>https://www.shutterstock.com/image-vector/technical-support-</w:t>
              </w:r>
              <w:r>
                <w:rPr>
                  <w:color w:val="0000FF"/>
                  <w:u w:val="single"/>
                </w:rPr>
                <w:lastRenderedPageBreak/>
                <w:t>illustration-concept-modern-600w-1329294863.jpg</w:t>
              </w:r>
            </w:hyperlink>
          </w:p>
          <w:p w14:paraId="0000005E" w14:textId="77777777" w:rsidR="00F718CE" w:rsidRDefault="00000000">
            <w:pPr>
              <w:rPr>
                <w:color w:val="999999"/>
              </w:rPr>
            </w:pPr>
            <w:r>
              <w:rPr>
                <w:b/>
              </w:rPr>
              <w:t>Imagen</w:t>
            </w:r>
            <w:r>
              <w:t xml:space="preserve"> 228116_i3</w:t>
            </w:r>
          </w:p>
        </w:tc>
        <w:tc>
          <w:tcPr>
            <w:tcW w:w="992" w:type="dxa"/>
            <w:shd w:val="clear" w:color="auto" w:fill="auto"/>
            <w:tcMar>
              <w:top w:w="100" w:type="dxa"/>
              <w:left w:w="100" w:type="dxa"/>
              <w:bottom w:w="100" w:type="dxa"/>
              <w:right w:w="100" w:type="dxa"/>
            </w:tcMar>
          </w:tcPr>
          <w:p w14:paraId="0000005F" w14:textId="77777777" w:rsidR="00F718CE" w:rsidRDefault="00000000">
            <w:pPr>
              <w:widowControl w:val="0"/>
              <w:jc w:val="center"/>
              <w:rPr>
                <w:color w:val="999999"/>
              </w:rPr>
            </w:pPr>
            <w:r>
              <w:rPr>
                <w:color w:val="999999"/>
              </w:rPr>
              <w:lastRenderedPageBreak/>
              <w:t>N/A</w:t>
            </w:r>
          </w:p>
        </w:tc>
        <w:tc>
          <w:tcPr>
            <w:tcW w:w="5670" w:type="dxa"/>
            <w:shd w:val="clear" w:color="auto" w:fill="auto"/>
            <w:tcMar>
              <w:top w:w="100" w:type="dxa"/>
              <w:left w:w="100" w:type="dxa"/>
              <w:bottom w:w="100" w:type="dxa"/>
              <w:right w:w="100" w:type="dxa"/>
            </w:tcMar>
          </w:tcPr>
          <w:p w14:paraId="00000060" w14:textId="77777777" w:rsidR="00F718CE" w:rsidRDefault="00000000">
            <w:pPr>
              <w:jc w:val="both"/>
            </w:pPr>
            <w:r>
              <w:t xml:space="preserve">El soporte técnico es una parte estipulada por la empresa para mantener operando sus equipos de forma eficiente. Las empresas cuentan con técnicos de soporte, quienes están capacitados para arreglar todo tipo de problemas y aplicaciones de </w:t>
            </w:r>
            <w:r>
              <w:rPr>
                <w:i/>
              </w:rPr>
              <w:t xml:space="preserve">software </w:t>
            </w:r>
            <w:r>
              <w:t>y programas que usa dicha organización. En la mayoría de las empresas hacen parte del departamento de informática. Generalmente, su función es proporcionar soporte reactivo y proactivo, tanto para la empresa como para el usuario final.</w:t>
            </w:r>
          </w:p>
          <w:p w14:paraId="00000061" w14:textId="77777777" w:rsidR="00F718CE" w:rsidRDefault="00F718CE">
            <w:pPr>
              <w:spacing w:after="120"/>
              <w:jc w:val="both"/>
              <w:rPr>
                <w:color w:val="999999"/>
              </w:rPr>
            </w:pPr>
          </w:p>
        </w:tc>
        <w:tc>
          <w:tcPr>
            <w:tcW w:w="2365" w:type="dxa"/>
            <w:shd w:val="clear" w:color="auto" w:fill="auto"/>
            <w:tcMar>
              <w:top w:w="100" w:type="dxa"/>
              <w:left w:w="100" w:type="dxa"/>
              <w:bottom w:w="100" w:type="dxa"/>
              <w:right w:w="100" w:type="dxa"/>
            </w:tcMar>
          </w:tcPr>
          <w:p w14:paraId="00000062" w14:textId="77777777" w:rsidR="00F718CE" w:rsidRDefault="00000000">
            <w:pPr>
              <w:widowControl w:val="0"/>
            </w:pPr>
            <w:r>
              <w:t>Soporte técnico</w:t>
            </w:r>
          </w:p>
          <w:p w14:paraId="00000063" w14:textId="77777777" w:rsidR="00F718CE" w:rsidRDefault="00000000">
            <w:pPr>
              <w:widowControl w:val="0"/>
            </w:pPr>
            <w:r>
              <w:t>Empresas</w:t>
            </w:r>
          </w:p>
          <w:p w14:paraId="00000064" w14:textId="77777777" w:rsidR="00F718CE" w:rsidRDefault="00000000">
            <w:pPr>
              <w:widowControl w:val="0"/>
            </w:pPr>
            <w:r>
              <w:t>Técnicos de soporte</w:t>
            </w:r>
          </w:p>
          <w:p w14:paraId="00000065" w14:textId="77777777" w:rsidR="00F718CE" w:rsidRDefault="00000000">
            <w:pPr>
              <w:widowControl w:val="0"/>
              <w:rPr>
                <w:i/>
              </w:rPr>
            </w:pPr>
            <w:r>
              <w:rPr>
                <w:i/>
              </w:rPr>
              <w:t>Software</w:t>
            </w:r>
          </w:p>
          <w:p w14:paraId="00000066" w14:textId="77777777" w:rsidR="00F718CE" w:rsidRDefault="00000000">
            <w:pPr>
              <w:widowControl w:val="0"/>
            </w:pPr>
            <w:r>
              <w:t>Departamento de informática</w:t>
            </w:r>
          </w:p>
        </w:tc>
      </w:tr>
      <w:tr w:rsidR="00F718CE" w14:paraId="3FBC55BA" w14:textId="77777777">
        <w:tc>
          <w:tcPr>
            <w:tcW w:w="1124" w:type="dxa"/>
            <w:shd w:val="clear" w:color="auto" w:fill="auto"/>
            <w:tcMar>
              <w:top w:w="100" w:type="dxa"/>
              <w:left w:w="100" w:type="dxa"/>
              <w:bottom w:w="100" w:type="dxa"/>
              <w:right w:w="100" w:type="dxa"/>
            </w:tcMar>
          </w:tcPr>
          <w:p w14:paraId="00000067" w14:textId="77777777" w:rsidR="00F718CE" w:rsidRDefault="00000000">
            <w:pPr>
              <w:widowControl w:val="0"/>
              <w:rPr>
                <w:b/>
                <w:color w:val="999999"/>
              </w:rPr>
            </w:pPr>
            <w:r>
              <w:rPr>
                <w:b/>
                <w:color w:val="999999"/>
              </w:rPr>
              <w:lastRenderedPageBreak/>
              <w:t>2</w:t>
            </w:r>
          </w:p>
        </w:tc>
        <w:tc>
          <w:tcPr>
            <w:tcW w:w="3261" w:type="dxa"/>
            <w:shd w:val="clear" w:color="auto" w:fill="auto"/>
            <w:tcMar>
              <w:top w:w="100" w:type="dxa"/>
              <w:left w:w="100" w:type="dxa"/>
              <w:bottom w:w="100" w:type="dxa"/>
              <w:right w:w="100" w:type="dxa"/>
            </w:tcMar>
          </w:tcPr>
          <w:p w14:paraId="00000068" w14:textId="77777777" w:rsidR="00F718CE" w:rsidRDefault="00000000">
            <w:pPr>
              <w:widowControl w:val="0"/>
              <w:jc w:val="both"/>
            </w:pPr>
            <w:r>
              <w:t>En la medida que sale el texto visualizar las imágenes que se presentan</w:t>
            </w:r>
          </w:p>
          <w:p w14:paraId="00000069" w14:textId="77777777" w:rsidR="00F718CE" w:rsidRDefault="00F718CE">
            <w:pPr>
              <w:rPr>
                <w:color w:val="999999"/>
              </w:rPr>
            </w:pPr>
          </w:p>
          <w:p w14:paraId="0000006A" w14:textId="77777777" w:rsidR="00F718CE" w:rsidRDefault="00000000">
            <w:pPr>
              <w:rPr>
                <w:color w:val="999999"/>
              </w:rPr>
            </w:pPr>
            <w:r>
              <w:rPr>
                <w:noProof/>
              </w:rPr>
              <w:drawing>
                <wp:inline distT="0" distB="0" distL="0" distR="0">
                  <wp:extent cx="1671024" cy="1651744"/>
                  <wp:effectExtent l="0" t="0" r="0" b="0"/>
                  <wp:docPr id="881" name="image45.jpg" descr="Ilustración de vector de concepto abstracto de autoservicio del cliente. Sistema de soporte electrónico, cliente electrónico proactivo, asistencia en línea, base de conocimientos de FAQs, metáfora abstracta de tienda libre representativa."/>
                  <wp:cNvGraphicFramePr/>
                  <a:graphic xmlns:a="http://schemas.openxmlformats.org/drawingml/2006/main">
                    <a:graphicData uri="http://schemas.openxmlformats.org/drawingml/2006/picture">
                      <pic:pic xmlns:pic="http://schemas.openxmlformats.org/drawingml/2006/picture">
                        <pic:nvPicPr>
                          <pic:cNvPr id="0" name="image45.jpg" descr="Ilustración de vector de concepto abstracto de autoservicio del cliente. Sistema de soporte electrónico, cliente electrónico proactivo, asistencia en línea, base de conocimientos de FAQs, metáfora abstracta de tienda libre representativa."/>
                          <pic:cNvPicPr preferRelativeResize="0"/>
                        </pic:nvPicPr>
                        <pic:blipFill>
                          <a:blip r:embed="rId14"/>
                          <a:srcRect t="8212"/>
                          <a:stretch>
                            <a:fillRect/>
                          </a:stretch>
                        </pic:blipFill>
                        <pic:spPr>
                          <a:xfrm>
                            <a:off x="0" y="0"/>
                            <a:ext cx="1671024" cy="1651744"/>
                          </a:xfrm>
                          <a:prstGeom prst="rect">
                            <a:avLst/>
                          </a:prstGeom>
                          <a:ln/>
                        </pic:spPr>
                      </pic:pic>
                    </a:graphicData>
                  </a:graphic>
                </wp:inline>
              </w:drawing>
            </w:r>
          </w:p>
          <w:p w14:paraId="0000006B" w14:textId="77777777" w:rsidR="00F718CE" w:rsidRDefault="00000000">
            <w:r>
              <w:t>Imagen de referente (o similar)</w:t>
            </w:r>
          </w:p>
          <w:p w14:paraId="0000006C" w14:textId="77777777" w:rsidR="00F718CE" w:rsidRDefault="00000000">
            <w:hyperlink r:id="rId15">
              <w:r>
                <w:rPr>
                  <w:color w:val="0000FF"/>
                  <w:u w:val="single"/>
                </w:rPr>
                <w:t>https://www.shutterstock.com/image-vector/customer-selfservice-abstract-concept-vector-600w-2136235885.jpg</w:t>
              </w:r>
            </w:hyperlink>
          </w:p>
          <w:p w14:paraId="0000006D" w14:textId="77777777" w:rsidR="00F718CE" w:rsidRDefault="00000000">
            <w:r>
              <w:rPr>
                <w:b/>
              </w:rPr>
              <w:t>Imagen</w:t>
            </w:r>
            <w:r>
              <w:t xml:space="preserve"> 228116_i4</w:t>
            </w:r>
          </w:p>
          <w:p w14:paraId="0000006E" w14:textId="77777777" w:rsidR="00F718CE" w:rsidRDefault="00000000">
            <w:pPr>
              <w:rPr>
                <w:color w:val="999999"/>
              </w:rPr>
            </w:pPr>
            <w:r>
              <w:rPr>
                <w:noProof/>
                <w:color w:val="999999"/>
              </w:rPr>
              <w:drawing>
                <wp:inline distT="0" distB="0" distL="0" distR="0">
                  <wp:extent cx="1461425" cy="1094658"/>
                  <wp:effectExtent l="0" t="0" r="0" b="0"/>
                  <wp:docPr id="88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6"/>
                          <a:srcRect/>
                          <a:stretch>
                            <a:fillRect/>
                          </a:stretch>
                        </pic:blipFill>
                        <pic:spPr>
                          <a:xfrm>
                            <a:off x="0" y="0"/>
                            <a:ext cx="1461425" cy="1094658"/>
                          </a:xfrm>
                          <a:prstGeom prst="rect">
                            <a:avLst/>
                          </a:prstGeom>
                          <a:ln/>
                        </pic:spPr>
                      </pic:pic>
                    </a:graphicData>
                  </a:graphic>
                </wp:inline>
              </w:drawing>
            </w:r>
          </w:p>
        </w:tc>
        <w:tc>
          <w:tcPr>
            <w:tcW w:w="992" w:type="dxa"/>
            <w:shd w:val="clear" w:color="auto" w:fill="auto"/>
            <w:tcMar>
              <w:top w:w="100" w:type="dxa"/>
              <w:left w:w="100" w:type="dxa"/>
              <w:bottom w:w="100" w:type="dxa"/>
              <w:right w:w="100" w:type="dxa"/>
            </w:tcMar>
          </w:tcPr>
          <w:p w14:paraId="0000006F" w14:textId="77777777" w:rsidR="00F718CE" w:rsidRDefault="00F718CE">
            <w:pPr>
              <w:widowControl w:val="0"/>
              <w:jc w:val="center"/>
              <w:rPr>
                <w:color w:val="999999"/>
              </w:rPr>
            </w:pPr>
          </w:p>
        </w:tc>
        <w:tc>
          <w:tcPr>
            <w:tcW w:w="5670" w:type="dxa"/>
            <w:shd w:val="clear" w:color="auto" w:fill="auto"/>
            <w:tcMar>
              <w:top w:w="100" w:type="dxa"/>
              <w:left w:w="100" w:type="dxa"/>
              <w:bottom w:w="100" w:type="dxa"/>
              <w:right w:w="100" w:type="dxa"/>
            </w:tcMar>
          </w:tcPr>
          <w:p w14:paraId="00000070" w14:textId="77777777" w:rsidR="00F718CE" w:rsidRDefault="00000000">
            <w:pPr>
              <w:jc w:val="both"/>
            </w:pPr>
            <w:r>
              <w:t xml:space="preserve">El soporte proactivo trabaja para evitar que ocurran problemas. El técnico le enseña al cliente cómo realizar tareas que le ayudarán a evitar problemas comunes, antes de que ocurran. De esta forma, cuanto más soporte proactivo se proporcione, menos soporte reactivo se tendrá que realizar. En este tipo de soporte se desarrollan diversas rutinas de mantenimiento, actualización de las PC y de las redes dentro de la empresa. </w:t>
            </w:r>
          </w:p>
          <w:p w14:paraId="00000071" w14:textId="77777777" w:rsidR="00F718CE" w:rsidRDefault="00F718CE">
            <w:pPr>
              <w:spacing w:after="120"/>
              <w:jc w:val="both"/>
            </w:pPr>
          </w:p>
        </w:tc>
        <w:tc>
          <w:tcPr>
            <w:tcW w:w="2365" w:type="dxa"/>
            <w:shd w:val="clear" w:color="auto" w:fill="auto"/>
            <w:tcMar>
              <w:top w:w="100" w:type="dxa"/>
              <w:left w:w="100" w:type="dxa"/>
              <w:bottom w:w="100" w:type="dxa"/>
              <w:right w:w="100" w:type="dxa"/>
            </w:tcMar>
          </w:tcPr>
          <w:p w14:paraId="00000072" w14:textId="77777777" w:rsidR="00F718CE" w:rsidRDefault="00000000">
            <w:pPr>
              <w:widowControl w:val="0"/>
            </w:pPr>
            <w:r>
              <w:t>Soporte proactivo</w:t>
            </w:r>
          </w:p>
          <w:p w14:paraId="00000073" w14:textId="77777777" w:rsidR="00F718CE" w:rsidRDefault="00000000">
            <w:pPr>
              <w:widowControl w:val="0"/>
            </w:pPr>
            <w:r>
              <w:t>Cliente</w:t>
            </w:r>
          </w:p>
          <w:p w14:paraId="00000074" w14:textId="77777777" w:rsidR="00F718CE" w:rsidRDefault="00000000">
            <w:pPr>
              <w:widowControl w:val="0"/>
            </w:pPr>
            <w:r>
              <w:t>Rutinas de mantenimiento</w:t>
            </w:r>
          </w:p>
        </w:tc>
      </w:tr>
      <w:tr w:rsidR="00F718CE" w14:paraId="37319923" w14:textId="77777777">
        <w:tc>
          <w:tcPr>
            <w:tcW w:w="1124" w:type="dxa"/>
            <w:shd w:val="clear" w:color="auto" w:fill="auto"/>
            <w:tcMar>
              <w:top w:w="100" w:type="dxa"/>
              <w:left w:w="100" w:type="dxa"/>
              <w:bottom w:w="100" w:type="dxa"/>
              <w:right w:w="100" w:type="dxa"/>
            </w:tcMar>
          </w:tcPr>
          <w:p w14:paraId="00000075" w14:textId="77777777" w:rsidR="00F718CE" w:rsidRDefault="00000000">
            <w:pPr>
              <w:widowControl w:val="0"/>
              <w:rPr>
                <w:b/>
                <w:color w:val="999999"/>
              </w:rPr>
            </w:pPr>
            <w:r>
              <w:rPr>
                <w:b/>
                <w:color w:val="999999"/>
              </w:rPr>
              <w:lastRenderedPageBreak/>
              <w:t>3</w:t>
            </w:r>
          </w:p>
        </w:tc>
        <w:tc>
          <w:tcPr>
            <w:tcW w:w="3261" w:type="dxa"/>
            <w:shd w:val="clear" w:color="auto" w:fill="auto"/>
            <w:tcMar>
              <w:top w:w="100" w:type="dxa"/>
              <w:left w:w="100" w:type="dxa"/>
              <w:bottom w:w="100" w:type="dxa"/>
              <w:right w:w="100" w:type="dxa"/>
            </w:tcMar>
          </w:tcPr>
          <w:p w14:paraId="00000076" w14:textId="77777777" w:rsidR="00F718CE" w:rsidRDefault="00000000">
            <w:pPr>
              <w:widowControl w:val="0"/>
            </w:pPr>
            <w:r>
              <w:t>Presentar imágenes hardware</w:t>
            </w:r>
          </w:p>
          <w:p w14:paraId="00000077" w14:textId="77777777" w:rsidR="00F718CE" w:rsidRDefault="00000000">
            <w:pPr>
              <w:widowControl w:val="0"/>
              <w:rPr>
                <w:color w:val="999999"/>
              </w:rPr>
            </w:pPr>
            <w:r>
              <w:rPr>
                <w:noProof/>
              </w:rPr>
              <w:drawing>
                <wp:inline distT="0" distB="0" distL="0" distR="0">
                  <wp:extent cx="1541866" cy="1490487"/>
                  <wp:effectExtent l="0" t="0" r="0" b="0"/>
                  <wp:docPr id="885" name="image46.jpg" descr="Ilustración vectorial del concepto de hardware y cloud computing en fondo azul con una larga sombra."/>
                  <wp:cNvGraphicFramePr/>
                  <a:graphic xmlns:a="http://schemas.openxmlformats.org/drawingml/2006/main">
                    <a:graphicData uri="http://schemas.openxmlformats.org/drawingml/2006/picture">
                      <pic:pic xmlns:pic="http://schemas.openxmlformats.org/drawingml/2006/picture">
                        <pic:nvPicPr>
                          <pic:cNvPr id="0" name="image46.jpg" descr="Ilustración vectorial del concepto de hardware y cloud computing en fondo azul con una larga sombra."/>
                          <pic:cNvPicPr preferRelativeResize="0"/>
                        </pic:nvPicPr>
                        <pic:blipFill>
                          <a:blip r:embed="rId17"/>
                          <a:srcRect/>
                          <a:stretch>
                            <a:fillRect/>
                          </a:stretch>
                        </pic:blipFill>
                        <pic:spPr>
                          <a:xfrm>
                            <a:off x="0" y="0"/>
                            <a:ext cx="1541866" cy="1490487"/>
                          </a:xfrm>
                          <a:prstGeom prst="rect">
                            <a:avLst/>
                          </a:prstGeom>
                          <a:ln/>
                        </pic:spPr>
                      </pic:pic>
                    </a:graphicData>
                  </a:graphic>
                </wp:inline>
              </w:drawing>
            </w:r>
          </w:p>
          <w:p w14:paraId="00000078" w14:textId="77777777" w:rsidR="00F718CE" w:rsidRDefault="00000000">
            <w:r>
              <w:t>Imagen de referente (o similar)</w:t>
            </w:r>
          </w:p>
          <w:p w14:paraId="00000079" w14:textId="77777777" w:rsidR="00F718CE" w:rsidRDefault="00000000">
            <w:hyperlink r:id="rId18">
              <w:r>
                <w:rPr>
                  <w:color w:val="0000FF"/>
                  <w:u w:val="single"/>
                </w:rPr>
                <w:t>hhttps://www.shutterstock.com/shutterstock/photos/183514616/display_1500/stock-vector-vector-illustration-of-hardware-and-cloud-computing-concept-on-blue-background-with-long-shadow-183514616.jpg</w:t>
              </w:r>
            </w:hyperlink>
            <w:r>
              <w:t xml:space="preserve"> </w:t>
            </w:r>
          </w:p>
          <w:p w14:paraId="0000007A" w14:textId="77777777" w:rsidR="00F718CE" w:rsidRDefault="00000000">
            <w:r>
              <w:rPr>
                <w:b/>
              </w:rPr>
              <w:t>Imagen</w:t>
            </w:r>
            <w:r>
              <w:t xml:space="preserve"> 228116_i5</w:t>
            </w:r>
          </w:p>
          <w:p w14:paraId="0000007B" w14:textId="77777777" w:rsidR="00F718CE" w:rsidRDefault="00F718CE">
            <w:pPr>
              <w:rPr>
                <w:color w:val="999999"/>
              </w:rPr>
            </w:pPr>
          </w:p>
          <w:p w14:paraId="0000007C" w14:textId="77777777" w:rsidR="00F718CE" w:rsidRDefault="00000000">
            <w:pPr>
              <w:rPr>
                <w:color w:val="999999"/>
              </w:rPr>
            </w:pPr>
            <w:r>
              <w:rPr>
                <w:noProof/>
              </w:rPr>
              <w:lastRenderedPageBreak/>
              <w:drawing>
                <wp:inline distT="0" distB="0" distL="0" distR="0">
                  <wp:extent cx="1627339" cy="1752274"/>
                  <wp:effectExtent l="0" t="0" r="0" b="0"/>
                  <wp:docPr id="884" name="image47.jpg" descr="Composición isométrica con hardware informático e ingenieros de tecnología de la información que reparan la unidad de sistema Ilustración vectorial 3d"/>
                  <wp:cNvGraphicFramePr/>
                  <a:graphic xmlns:a="http://schemas.openxmlformats.org/drawingml/2006/main">
                    <a:graphicData uri="http://schemas.openxmlformats.org/drawingml/2006/picture">
                      <pic:pic xmlns:pic="http://schemas.openxmlformats.org/drawingml/2006/picture">
                        <pic:nvPicPr>
                          <pic:cNvPr id="0" name="image47.jpg" descr="Composición isométrica con hardware informático e ingenieros de tecnología de la información que reparan la unidad de sistema Ilustración vectorial 3d"/>
                          <pic:cNvPicPr preferRelativeResize="0"/>
                        </pic:nvPicPr>
                        <pic:blipFill>
                          <a:blip r:embed="rId19"/>
                          <a:srcRect/>
                          <a:stretch>
                            <a:fillRect/>
                          </a:stretch>
                        </pic:blipFill>
                        <pic:spPr>
                          <a:xfrm>
                            <a:off x="0" y="0"/>
                            <a:ext cx="1627339" cy="1752274"/>
                          </a:xfrm>
                          <a:prstGeom prst="rect">
                            <a:avLst/>
                          </a:prstGeom>
                          <a:ln/>
                        </pic:spPr>
                      </pic:pic>
                    </a:graphicData>
                  </a:graphic>
                </wp:inline>
              </w:drawing>
            </w:r>
          </w:p>
          <w:p w14:paraId="0000007D" w14:textId="77777777" w:rsidR="00F718CE" w:rsidRDefault="00000000">
            <w:r>
              <w:t>Imagen de referente (o similar)</w:t>
            </w:r>
          </w:p>
          <w:p w14:paraId="0000007E" w14:textId="77777777" w:rsidR="00F718CE" w:rsidRDefault="00000000">
            <w:hyperlink r:id="rId20">
              <w:r>
                <w:rPr>
                  <w:color w:val="0000FF"/>
                  <w:u w:val="single"/>
                </w:rPr>
                <w:t>https://www.shutterstock.com/image-vector/isometric-composition-computer-hardware-information-600w-1024669477.jpg</w:t>
              </w:r>
            </w:hyperlink>
            <w:r>
              <w:t xml:space="preserve"> </w:t>
            </w:r>
          </w:p>
          <w:p w14:paraId="0000007F" w14:textId="77777777" w:rsidR="00F718CE" w:rsidRDefault="00000000">
            <w:pPr>
              <w:rPr>
                <w:color w:val="999999"/>
              </w:rPr>
            </w:pPr>
            <w:r>
              <w:rPr>
                <w:b/>
              </w:rPr>
              <w:t>Imagen</w:t>
            </w:r>
            <w:r>
              <w:t xml:space="preserve"> 228116_i6</w:t>
            </w:r>
          </w:p>
        </w:tc>
        <w:tc>
          <w:tcPr>
            <w:tcW w:w="992" w:type="dxa"/>
            <w:shd w:val="clear" w:color="auto" w:fill="auto"/>
            <w:tcMar>
              <w:top w:w="100" w:type="dxa"/>
              <w:left w:w="100" w:type="dxa"/>
              <w:bottom w:w="100" w:type="dxa"/>
              <w:right w:w="100" w:type="dxa"/>
            </w:tcMar>
          </w:tcPr>
          <w:p w14:paraId="00000080" w14:textId="77777777" w:rsidR="00F718CE" w:rsidRDefault="00000000">
            <w:pPr>
              <w:widowControl w:val="0"/>
              <w:jc w:val="center"/>
              <w:rPr>
                <w:color w:val="999999"/>
              </w:rPr>
            </w:pPr>
            <w:r>
              <w:rPr>
                <w:color w:val="999999"/>
              </w:rPr>
              <w:lastRenderedPageBreak/>
              <w:t>N/A</w:t>
            </w:r>
          </w:p>
        </w:tc>
        <w:tc>
          <w:tcPr>
            <w:tcW w:w="5670" w:type="dxa"/>
            <w:shd w:val="clear" w:color="auto" w:fill="auto"/>
            <w:tcMar>
              <w:top w:w="100" w:type="dxa"/>
              <w:left w:w="100" w:type="dxa"/>
              <w:bottom w:w="100" w:type="dxa"/>
              <w:right w:w="100" w:type="dxa"/>
            </w:tcMar>
          </w:tcPr>
          <w:p w14:paraId="00000081" w14:textId="77777777" w:rsidR="00F718CE" w:rsidRDefault="00000000">
            <w:pPr>
              <w:jc w:val="both"/>
            </w:pPr>
            <w:r>
              <w:t xml:space="preserve">El conocimiento del </w:t>
            </w:r>
            <w:r>
              <w:rPr>
                <w:i/>
              </w:rPr>
              <w:t>hardware</w:t>
            </w:r>
            <w:r>
              <w:t xml:space="preserve"> se usa para referirse a los componentes físicos internos de un PC, a veces para referirse a los periféricos como el teclado, el ratón o la impresora. Es de tener en cuenta que se debe asegurar que los componentes internos de un PC estén funcionando adecuadamente.</w:t>
            </w:r>
          </w:p>
          <w:p w14:paraId="00000082" w14:textId="77777777" w:rsidR="00F718CE" w:rsidRDefault="00F718CE">
            <w:pPr>
              <w:spacing w:after="120"/>
              <w:jc w:val="both"/>
            </w:pPr>
          </w:p>
        </w:tc>
        <w:tc>
          <w:tcPr>
            <w:tcW w:w="2365" w:type="dxa"/>
            <w:shd w:val="clear" w:color="auto" w:fill="auto"/>
            <w:tcMar>
              <w:top w:w="100" w:type="dxa"/>
              <w:left w:w="100" w:type="dxa"/>
              <w:bottom w:w="100" w:type="dxa"/>
              <w:right w:w="100" w:type="dxa"/>
            </w:tcMar>
          </w:tcPr>
          <w:p w14:paraId="00000083" w14:textId="77777777" w:rsidR="00F718CE" w:rsidRDefault="00000000">
            <w:pPr>
              <w:widowControl w:val="0"/>
              <w:rPr>
                <w:i/>
              </w:rPr>
            </w:pPr>
            <w:r>
              <w:rPr>
                <w:i/>
              </w:rPr>
              <w:t>Hardware</w:t>
            </w:r>
          </w:p>
          <w:p w14:paraId="00000084" w14:textId="77777777" w:rsidR="00F718CE" w:rsidRDefault="00000000">
            <w:pPr>
              <w:widowControl w:val="0"/>
            </w:pPr>
            <w:r>
              <w:t>Componentes físicos</w:t>
            </w:r>
          </w:p>
          <w:p w14:paraId="00000085" w14:textId="77777777" w:rsidR="00F718CE" w:rsidRDefault="00000000">
            <w:pPr>
              <w:widowControl w:val="0"/>
            </w:pPr>
            <w:r>
              <w:t>Periféricos</w:t>
            </w:r>
          </w:p>
        </w:tc>
      </w:tr>
      <w:tr w:rsidR="00F718CE" w14:paraId="04CCA205" w14:textId="77777777">
        <w:tc>
          <w:tcPr>
            <w:tcW w:w="1124" w:type="dxa"/>
            <w:shd w:val="clear" w:color="auto" w:fill="auto"/>
            <w:tcMar>
              <w:top w:w="100" w:type="dxa"/>
              <w:left w:w="100" w:type="dxa"/>
              <w:bottom w:w="100" w:type="dxa"/>
              <w:right w:w="100" w:type="dxa"/>
            </w:tcMar>
          </w:tcPr>
          <w:p w14:paraId="00000086" w14:textId="77777777" w:rsidR="00F718CE" w:rsidRDefault="00000000">
            <w:pPr>
              <w:widowControl w:val="0"/>
              <w:rPr>
                <w:b/>
                <w:color w:val="999999"/>
              </w:rPr>
            </w:pPr>
            <w:r>
              <w:rPr>
                <w:b/>
                <w:color w:val="999999"/>
              </w:rPr>
              <w:t>4</w:t>
            </w:r>
          </w:p>
        </w:tc>
        <w:tc>
          <w:tcPr>
            <w:tcW w:w="3261" w:type="dxa"/>
            <w:shd w:val="clear" w:color="auto" w:fill="auto"/>
            <w:tcMar>
              <w:top w:w="100" w:type="dxa"/>
              <w:left w:w="100" w:type="dxa"/>
              <w:bottom w:w="100" w:type="dxa"/>
              <w:right w:w="100" w:type="dxa"/>
            </w:tcMar>
          </w:tcPr>
          <w:p w14:paraId="00000087" w14:textId="77777777" w:rsidR="00F718CE" w:rsidRDefault="00000000">
            <w:pPr>
              <w:widowControl w:val="0"/>
              <w:jc w:val="both"/>
            </w:pPr>
            <w:r>
              <w:t>En la medida que sale el texto visualizar las imágenes que se presentan</w:t>
            </w:r>
          </w:p>
          <w:p w14:paraId="00000088" w14:textId="77777777" w:rsidR="00F718CE" w:rsidRDefault="00000000">
            <w:pPr>
              <w:widowControl w:val="0"/>
              <w:rPr>
                <w:color w:val="999999"/>
              </w:rPr>
            </w:pPr>
            <w:r>
              <w:rPr>
                <w:noProof/>
              </w:rPr>
              <w:drawing>
                <wp:inline distT="0" distB="0" distL="0" distR="0">
                  <wp:extent cx="1407777" cy="1212777"/>
                  <wp:effectExtent l="0" t="0" r="0" b="0"/>
                  <wp:docPr id="890" name="image72.jpg" descr="Collage de elementos de interfaz de usuario, tema de interfaz de usuario y UX. Tapa de moda en estilo vaporwave 80-90, estética retroondular."/>
                  <wp:cNvGraphicFramePr/>
                  <a:graphic xmlns:a="http://schemas.openxmlformats.org/drawingml/2006/main">
                    <a:graphicData uri="http://schemas.openxmlformats.org/drawingml/2006/picture">
                      <pic:pic xmlns:pic="http://schemas.openxmlformats.org/drawingml/2006/picture">
                        <pic:nvPicPr>
                          <pic:cNvPr id="0" name="image72.jpg" descr="Collage de elementos de interfaz de usuario, tema de interfaz de usuario y UX. Tapa de moda en estilo vaporwave 80-90, estética retroondular."/>
                          <pic:cNvPicPr preferRelativeResize="0"/>
                        </pic:nvPicPr>
                        <pic:blipFill>
                          <a:blip r:embed="rId21"/>
                          <a:srcRect/>
                          <a:stretch>
                            <a:fillRect/>
                          </a:stretch>
                        </pic:blipFill>
                        <pic:spPr>
                          <a:xfrm>
                            <a:off x="0" y="0"/>
                            <a:ext cx="1407777" cy="1212777"/>
                          </a:xfrm>
                          <a:prstGeom prst="rect">
                            <a:avLst/>
                          </a:prstGeom>
                          <a:ln/>
                        </pic:spPr>
                      </pic:pic>
                    </a:graphicData>
                  </a:graphic>
                </wp:inline>
              </w:drawing>
            </w:r>
          </w:p>
          <w:p w14:paraId="00000089" w14:textId="77777777" w:rsidR="00F718CE" w:rsidRDefault="00000000">
            <w:pPr>
              <w:widowControl w:val="0"/>
            </w:pPr>
            <w:r>
              <w:t xml:space="preserve">Imagen de referente (o similar) </w:t>
            </w:r>
          </w:p>
          <w:p w14:paraId="0000008A" w14:textId="77777777" w:rsidR="00F718CE" w:rsidRDefault="00000000">
            <w:pPr>
              <w:widowControl w:val="0"/>
            </w:pPr>
            <w:hyperlink r:id="rId22">
              <w:r>
                <w:rPr>
                  <w:color w:val="0000FF"/>
                  <w:u w:val="single"/>
                </w:rPr>
                <w:t>https://www.shutterstock.com/image-vector/collage-user-interface-elements-ui-600w-1830988706.jpg</w:t>
              </w:r>
            </w:hyperlink>
            <w:r>
              <w:t xml:space="preserve">  </w:t>
            </w:r>
          </w:p>
          <w:p w14:paraId="0000008B" w14:textId="77777777" w:rsidR="00F718CE" w:rsidRDefault="00000000">
            <w:r>
              <w:rPr>
                <w:b/>
              </w:rPr>
              <w:t>Imagen</w:t>
            </w:r>
            <w:r>
              <w:t xml:space="preserve"> 228116_i7</w:t>
            </w:r>
          </w:p>
          <w:p w14:paraId="0000008C" w14:textId="77777777" w:rsidR="00F718CE" w:rsidRDefault="00F718CE">
            <w:pPr>
              <w:widowControl w:val="0"/>
              <w:rPr>
                <w:color w:val="999999"/>
              </w:rPr>
            </w:pPr>
          </w:p>
          <w:p w14:paraId="0000008D" w14:textId="77777777" w:rsidR="00F718CE" w:rsidRDefault="00000000">
            <w:pPr>
              <w:widowControl w:val="0"/>
              <w:rPr>
                <w:color w:val="999999"/>
              </w:rPr>
            </w:pPr>
            <w:r>
              <w:rPr>
                <w:noProof/>
              </w:rPr>
              <w:drawing>
                <wp:inline distT="0" distB="0" distL="0" distR="0">
                  <wp:extent cx="1773679" cy="1074869"/>
                  <wp:effectExtent l="0" t="0" r="0" b="0"/>
                  <wp:docPr id="888" name="image57.jpg" descr="Soporte remoto en línea. Acceso remoto y control de computadoras de escritorio o portátiles a través de conexión a Internet. El administrador del sistema ayuda a los clientes, los empleados solucionan problemas, el software de configuración, el equipo."/>
                  <wp:cNvGraphicFramePr/>
                  <a:graphic xmlns:a="http://schemas.openxmlformats.org/drawingml/2006/main">
                    <a:graphicData uri="http://schemas.openxmlformats.org/drawingml/2006/picture">
                      <pic:pic xmlns:pic="http://schemas.openxmlformats.org/drawingml/2006/picture">
                        <pic:nvPicPr>
                          <pic:cNvPr id="0" name="image57.jpg" descr="Soporte remoto en línea. Acceso remoto y control de computadoras de escritorio o portátiles a través de conexión a Internet. El administrador del sistema ayuda a los clientes, los empleados solucionan problemas, el software de configuración, el equipo."/>
                          <pic:cNvPicPr preferRelativeResize="0"/>
                        </pic:nvPicPr>
                        <pic:blipFill>
                          <a:blip r:embed="rId23"/>
                          <a:srcRect/>
                          <a:stretch>
                            <a:fillRect/>
                          </a:stretch>
                        </pic:blipFill>
                        <pic:spPr>
                          <a:xfrm>
                            <a:off x="0" y="0"/>
                            <a:ext cx="1773679" cy="1074869"/>
                          </a:xfrm>
                          <a:prstGeom prst="rect">
                            <a:avLst/>
                          </a:prstGeom>
                          <a:ln/>
                        </pic:spPr>
                      </pic:pic>
                    </a:graphicData>
                  </a:graphic>
                </wp:inline>
              </w:drawing>
            </w:r>
          </w:p>
          <w:p w14:paraId="0000008E" w14:textId="77777777" w:rsidR="00F718CE" w:rsidRDefault="00000000">
            <w:pPr>
              <w:widowControl w:val="0"/>
            </w:pPr>
            <w:r>
              <w:t>Imagen de referente (o similar)</w:t>
            </w:r>
          </w:p>
          <w:p w14:paraId="0000008F" w14:textId="77777777" w:rsidR="00F718CE" w:rsidRDefault="00000000">
            <w:hyperlink r:id="rId24">
              <w:r>
                <w:rPr>
                  <w:color w:val="0000FF"/>
                  <w:u w:val="single"/>
                </w:rPr>
                <w:t>https://www.shutterstock.com/image-vector/remote-support-online-remotely-access-600w-1331918702.jpg</w:t>
              </w:r>
            </w:hyperlink>
            <w:r>
              <w:t xml:space="preserve"> </w:t>
            </w:r>
          </w:p>
          <w:p w14:paraId="00000090" w14:textId="77777777" w:rsidR="00F718CE" w:rsidRDefault="00000000">
            <w:pPr>
              <w:rPr>
                <w:color w:val="999999"/>
              </w:rPr>
            </w:pPr>
            <w:r>
              <w:rPr>
                <w:b/>
              </w:rPr>
              <w:t>Imagen</w:t>
            </w:r>
            <w:r>
              <w:t xml:space="preserve"> 228116_i8</w:t>
            </w:r>
          </w:p>
        </w:tc>
        <w:tc>
          <w:tcPr>
            <w:tcW w:w="992" w:type="dxa"/>
            <w:shd w:val="clear" w:color="auto" w:fill="auto"/>
            <w:tcMar>
              <w:top w:w="100" w:type="dxa"/>
              <w:left w:w="100" w:type="dxa"/>
              <w:bottom w:w="100" w:type="dxa"/>
              <w:right w:w="100" w:type="dxa"/>
            </w:tcMar>
          </w:tcPr>
          <w:p w14:paraId="00000091" w14:textId="77777777" w:rsidR="00F718CE" w:rsidRDefault="00000000">
            <w:pPr>
              <w:widowControl w:val="0"/>
              <w:ind w:left="720" w:hanging="720"/>
              <w:jc w:val="center"/>
              <w:rPr>
                <w:color w:val="999999"/>
              </w:rPr>
            </w:pPr>
            <w:r>
              <w:rPr>
                <w:color w:val="999999"/>
              </w:rPr>
              <w:lastRenderedPageBreak/>
              <w:t>N/A</w:t>
            </w:r>
          </w:p>
        </w:tc>
        <w:tc>
          <w:tcPr>
            <w:tcW w:w="5670" w:type="dxa"/>
            <w:shd w:val="clear" w:color="auto" w:fill="auto"/>
            <w:tcMar>
              <w:top w:w="100" w:type="dxa"/>
              <w:left w:w="100" w:type="dxa"/>
              <w:bottom w:w="100" w:type="dxa"/>
              <w:right w:w="100" w:type="dxa"/>
            </w:tcMar>
          </w:tcPr>
          <w:p w14:paraId="00000092" w14:textId="77777777" w:rsidR="00F718CE" w:rsidRDefault="00000000">
            <w:pPr>
              <w:jc w:val="both"/>
            </w:pPr>
            <w:r>
              <w:t xml:space="preserve">La instalación del sistema operativo o </w:t>
            </w:r>
            <w:r>
              <w:rPr>
                <w:i/>
              </w:rPr>
              <w:t>software</w:t>
            </w:r>
            <w:r>
              <w:t xml:space="preserve"> consiste en instalar o reinstalar los programas. Esto puede surgir por una actualización de una nueva versión en el sistema operativo o programa para prevenir fallas en su funcionamiento. </w:t>
            </w:r>
          </w:p>
          <w:p w14:paraId="00000093" w14:textId="77777777" w:rsidR="00F718CE" w:rsidRDefault="00F718CE">
            <w:pPr>
              <w:spacing w:after="120"/>
              <w:jc w:val="both"/>
              <w:rPr>
                <w:color w:val="999999"/>
              </w:rPr>
            </w:pPr>
          </w:p>
        </w:tc>
        <w:tc>
          <w:tcPr>
            <w:tcW w:w="2365" w:type="dxa"/>
            <w:shd w:val="clear" w:color="auto" w:fill="auto"/>
            <w:tcMar>
              <w:top w:w="100" w:type="dxa"/>
              <w:left w:w="100" w:type="dxa"/>
              <w:bottom w:w="100" w:type="dxa"/>
              <w:right w:w="100" w:type="dxa"/>
            </w:tcMar>
          </w:tcPr>
          <w:p w14:paraId="00000094" w14:textId="77777777" w:rsidR="00F718CE" w:rsidRDefault="00000000">
            <w:pPr>
              <w:widowControl w:val="0"/>
            </w:pPr>
            <w:r>
              <w:t>Sistema operativo</w:t>
            </w:r>
          </w:p>
          <w:p w14:paraId="00000095" w14:textId="77777777" w:rsidR="00F718CE" w:rsidRDefault="00000000">
            <w:pPr>
              <w:widowControl w:val="0"/>
              <w:rPr>
                <w:i/>
              </w:rPr>
            </w:pPr>
            <w:r>
              <w:rPr>
                <w:i/>
              </w:rPr>
              <w:t>Software</w:t>
            </w:r>
          </w:p>
          <w:p w14:paraId="00000096" w14:textId="77777777" w:rsidR="00F718CE" w:rsidRDefault="00000000">
            <w:pPr>
              <w:widowControl w:val="0"/>
            </w:pPr>
            <w:r>
              <w:t>Fallas en funcionamiento</w:t>
            </w:r>
          </w:p>
        </w:tc>
      </w:tr>
      <w:tr w:rsidR="00F718CE" w14:paraId="3970462D" w14:textId="77777777">
        <w:tc>
          <w:tcPr>
            <w:tcW w:w="1124" w:type="dxa"/>
            <w:shd w:val="clear" w:color="auto" w:fill="auto"/>
            <w:tcMar>
              <w:top w:w="100" w:type="dxa"/>
              <w:left w:w="100" w:type="dxa"/>
              <w:bottom w:w="100" w:type="dxa"/>
              <w:right w:w="100" w:type="dxa"/>
            </w:tcMar>
          </w:tcPr>
          <w:p w14:paraId="00000097" w14:textId="77777777" w:rsidR="00F718CE" w:rsidRDefault="00000000">
            <w:pPr>
              <w:widowControl w:val="0"/>
              <w:rPr>
                <w:b/>
                <w:color w:val="999999"/>
              </w:rPr>
            </w:pPr>
            <w:r>
              <w:rPr>
                <w:b/>
                <w:color w:val="999999"/>
              </w:rPr>
              <w:t>5</w:t>
            </w:r>
          </w:p>
        </w:tc>
        <w:tc>
          <w:tcPr>
            <w:tcW w:w="3261" w:type="dxa"/>
            <w:shd w:val="clear" w:color="auto" w:fill="auto"/>
            <w:tcMar>
              <w:top w:w="100" w:type="dxa"/>
              <w:left w:w="100" w:type="dxa"/>
              <w:bottom w:w="100" w:type="dxa"/>
              <w:right w:w="100" w:type="dxa"/>
            </w:tcMar>
          </w:tcPr>
          <w:p w14:paraId="00000098" w14:textId="77777777" w:rsidR="00F718CE" w:rsidRDefault="00000000">
            <w:pPr>
              <w:widowControl w:val="0"/>
              <w:jc w:val="both"/>
            </w:pPr>
            <w:r>
              <w:t>En la medida que sale el texto visualizar las imágenes que se presentan o similares</w:t>
            </w:r>
          </w:p>
          <w:p w14:paraId="00000099" w14:textId="77777777" w:rsidR="00F718CE" w:rsidRDefault="00000000">
            <w:pPr>
              <w:widowControl w:val="0"/>
              <w:jc w:val="both"/>
            </w:pPr>
            <w:r>
              <w:rPr>
                <w:noProof/>
              </w:rPr>
              <w:lastRenderedPageBreak/>
              <w:drawing>
                <wp:inline distT="0" distB="0" distL="0" distR="0">
                  <wp:extent cx="1943735" cy="1395730"/>
                  <wp:effectExtent l="0" t="0" r="0" b="0"/>
                  <wp:docPr id="895" name="image61.jpg" descr="Los expertos diagnostican un problema informático, del sistema operativo. Programadores y usuarios analizan software. Configurar equipo personal. Gran señal de advertencia en pantalla. Tecnología digital. Ilustración vectorial plana"/>
                  <wp:cNvGraphicFramePr/>
                  <a:graphic xmlns:a="http://schemas.openxmlformats.org/drawingml/2006/main">
                    <a:graphicData uri="http://schemas.openxmlformats.org/drawingml/2006/picture">
                      <pic:pic xmlns:pic="http://schemas.openxmlformats.org/drawingml/2006/picture">
                        <pic:nvPicPr>
                          <pic:cNvPr id="0" name="image61.jpg" descr="Los expertos diagnostican un problema informático, del sistema operativo. Programadores y usuarios analizan software. Configurar equipo personal. Gran señal de advertencia en pantalla. Tecnología digital. Ilustración vectorial plana"/>
                          <pic:cNvPicPr preferRelativeResize="0"/>
                        </pic:nvPicPr>
                        <pic:blipFill>
                          <a:blip r:embed="rId25"/>
                          <a:srcRect/>
                          <a:stretch>
                            <a:fillRect/>
                          </a:stretch>
                        </pic:blipFill>
                        <pic:spPr>
                          <a:xfrm>
                            <a:off x="0" y="0"/>
                            <a:ext cx="1943735" cy="1395730"/>
                          </a:xfrm>
                          <a:prstGeom prst="rect">
                            <a:avLst/>
                          </a:prstGeom>
                          <a:ln/>
                        </pic:spPr>
                      </pic:pic>
                    </a:graphicData>
                  </a:graphic>
                </wp:inline>
              </w:drawing>
            </w:r>
          </w:p>
          <w:p w14:paraId="0000009A" w14:textId="77777777" w:rsidR="00F718CE" w:rsidRDefault="00000000">
            <w:pPr>
              <w:widowControl w:val="0"/>
              <w:jc w:val="both"/>
            </w:pPr>
            <w:r>
              <w:t>Imagen de referente o (similar)</w:t>
            </w:r>
          </w:p>
          <w:p w14:paraId="0000009B" w14:textId="77777777" w:rsidR="00F718CE" w:rsidRDefault="00000000">
            <w:pPr>
              <w:widowControl w:val="0"/>
            </w:pPr>
            <w:hyperlink r:id="rId26">
              <w:r>
                <w:rPr>
                  <w:color w:val="0000FF"/>
                  <w:u w:val="single"/>
                </w:rPr>
                <w:t>https://www.shutterstock.com/image-vector/experts-diagnose-computer-operating-system-600w-2038005506.jpg</w:t>
              </w:r>
            </w:hyperlink>
          </w:p>
          <w:p w14:paraId="0000009C" w14:textId="77777777" w:rsidR="00F718CE" w:rsidRDefault="00000000">
            <w:pPr>
              <w:widowControl w:val="0"/>
            </w:pPr>
            <w:r>
              <w:rPr>
                <w:b/>
              </w:rPr>
              <w:t>Imagen</w:t>
            </w:r>
            <w:r>
              <w:t xml:space="preserve"> 228116_i9</w:t>
            </w:r>
          </w:p>
          <w:p w14:paraId="0000009D" w14:textId="77777777" w:rsidR="00F718CE" w:rsidRDefault="00F718CE">
            <w:pPr>
              <w:widowControl w:val="0"/>
              <w:rPr>
                <w:color w:val="999999"/>
              </w:rPr>
            </w:pPr>
          </w:p>
          <w:p w14:paraId="0000009E" w14:textId="77777777" w:rsidR="00F718CE" w:rsidRDefault="00000000">
            <w:pPr>
              <w:widowControl w:val="0"/>
            </w:pPr>
            <w:r>
              <w:rPr>
                <w:noProof/>
              </w:rPr>
              <w:drawing>
                <wp:inline distT="0" distB="0" distL="0" distR="0">
                  <wp:extent cx="1603955" cy="1294273"/>
                  <wp:effectExtent l="0" t="0" r="0" b="0"/>
                  <wp:docPr id="891" name="image23.jpg" descr="Concepto web isométrico de error de servidor. Personas trabajando en sitios problemáticos, mantenimiento de hardware y software, soporte técnico. escena de error de 404 páginas. Ilustración vectorial para la plantilla de sitio web en diseño 3d"/>
                  <wp:cNvGraphicFramePr/>
                  <a:graphic xmlns:a="http://schemas.openxmlformats.org/drawingml/2006/main">
                    <a:graphicData uri="http://schemas.openxmlformats.org/drawingml/2006/picture">
                      <pic:pic xmlns:pic="http://schemas.openxmlformats.org/drawingml/2006/picture">
                        <pic:nvPicPr>
                          <pic:cNvPr id="0" name="image23.jpg" descr="Concepto web isométrico de error de servidor. Personas trabajando en sitios problemáticos, mantenimiento de hardware y software, soporte técnico. escena de error de 404 páginas. Ilustración vectorial para la plantilla de sitio web en diseño 3d"/>
                          <pic:cNvPicPr preferRelativeResize="0"/>
                        </pic:nvPicPr>
                        <pic:blipFill>
                          <a:blip r:embed="rId27"/>
                          <a:srcRect/>
                          <a:stretch>
                            <a:fillRect/>
                          </a:stretch>
                        </pic:blipFill>
                        <pic:spPr>
                          <a:xfrm>
                            <a:off x="0" y="0"/>
                            <a:ext cx="1603955" cy="1294273"/>
                          </a:xfrm>
                          <a:prstGeom prst="rect">
                            <a:avLst/>
                          </a:prstGeom>
                          <a:ln/>
                        </pic:spPr>
                      </pic:pic>
                    </a:graphicData>
                  </a:graphic>
                </wp:inline>
              </w:drawing>
            </w:r>
          </w:p>
          <w:p w14:paraId="0000009F" w14:textId="77777777" w:rsidR="00F718CE" w:rsidRDefault="00000000">
            <w:pPr>
              <w:widowControl w:val="0"/>
            </w:pPr>
            <w:r>
              <w:t>Imagen de referente (o similar)</w:t>
            </w:r>
          </w:p>
          <w:p w14:paraId="000000A0" w14:textId="77777777" w:rsidR="00F718CE" w:rsidRDefault="00000000">
            <w:pPr>
              <w:widowControl w:val="0"/>
            </w:pPr>
            <w:hyperlink r:id="rId28">
              <w:r>
                <w:rPr>
                  <w:color w:val="0000FF"/>
                  <w:u w:val="single"/>
                </w:rPr>
                <w:t>https://www.shutterstock.com/image-vector/server-error-isometric-web-concept-600w-2063543063.jpg</w:t>
              </w:r>
            </w:hyperlink>
          </w:p>
          <w:p w14:paraId="000000A1" w14:textId="77777777" w:rsidR="00F718CE" w:rsidRDefault="00000000">
            <w:pPr>
              <w:widowControl w:val="0"/>
            </w:pPr>
            <w:r>
              <w:t>Imagen 228116_i10</w:t>
            </w:r>
          </w:p>
        </w:tc>
        <w:tc>
          <w:tcPr>
            <w:tcW w:w="992" w:type="dxa"/>
            <w:shd w:val="clear" w:color="auto" w:fill="auto"/>
            <w:tcMar>
              <w:top w:w="100" w:type="dxa"/>
              <w:left w:w="100" w:type="dxa"/>
              <w:bottom w:w="100" w:type="dxa"/>
              <w:right w:w="100" w:type="dxa"/>
            </w:tcMar>
          </w:tcPr>
          <w:p w14:paraId="000000A2" w14:textId="77777777" w:rsidR="00F718CE" w:rsidRDefault="00000000">
            <w:pPr>
              <w:widowControl w:val="0"/>
              <w:jc w:val="center"/>
              <w:rPr>
                <w:color w:val="999999"/>
              </w:rPr>
            </w:pPr>
            <w:r>
              <w:rPr>
                <w:color w:val="999999"/>
              </w:rPr>
              <w:lastRenderedPageBreak/>
              <w:t>N/A</w:t>
            </w:r>
          </w:p>
        </w:tc>
        <w:tc>
          <w:tcPr>
            <w:tcW w:w="5670" w:type="dxa"/>
            <w:shd w:val="clear" w:color="auto" w:fill="auto"/>
            <w:tcMar>
              <w:top w:w="100" w:type="dxa"/>
              <w:left w:w="100" w:type="dxa"/>
              <w:bottom w:w="100" w:type="dxa"/>
              <w:right w:w="100" w:type="dxa"/>
            </w:tcMar>
          </w:tcPr>
          <w:p w14:paraId="000000A3" w14:textId="77777777" w:rsidR="00F718CE" w:rsidRDefault="00000000">
            <w:pPr>
              <w:jc w:val="both"/>
            </w:pPr>
            <w:r>
              <w:t xml:space="preserve">Se requiere comprender todos los requisitos y opciones para la instalación de un sistema operativo o </w:t>
            </w:r>
            <w:r>
              <w:rPr>
                <w:i/>
              </w:rPr>
              <w:t xml:space="preserve">software, </w:t>
            </w:r>
            <w:r>
              <w:t xml:space="preserve">dado que esto le ayudará a arreglar los problemas que se presenten. El sistema operativo es el programa subyacente que controla el PC, es el primero que se ejecuta y el último que se </w:t>
            </w:r>
            <w:proofErr w:type="gramStart"/>
            <w:r>
              <w:t>cierra,  el</w:t>
            </w:r>
            <w:proofErr w:type="gramEnd"/>
            <w:r>
              <w:t xml:space="preserve"> </w:t>
            </w:r>
            <w:r>
              <w:rPr>
                <w:i/>
              </w:rPr>
              <w:t>software</w:t>
            </w:r>
            <w:r>
              <w:t xml:space="preserve"> controla la forma de operación del equipo físico y permite que los programas operen.</w:t>
            </w:r>
          </w:p>
          <w:p w14:paraId="000000A4" w14:textId="77777777" w:rsidR="00F718CE" w:rsidRDefault="00F718CE">
            <w:pPr>
              <w:spacing w:after="120"/>
              <w:jc w:val="both"/>
            </w:pPr>
          </w:p>
        </w:tc>
        <w:tc>
          <w:tcPr>
            <w:tcW w:w="2365" w:type="dxa"/>
            <w:shd w:val="clear" w:color="auto" w:fill="auto"/>
            <w:tcMar>
              <w:top w:w="100" w:type="dxa"/>
              <w:left w:w="100" w:type="dxa"/>
              <w:bottom w:w="100" w:type="dxa"/>
              <w:right w:w="100" w:type="dxa"/>
            </w:tcMar>
          </w:tcPr>
          <w:p w14:paraId="000000A5" w14:textId="77777777" w:rsidR="00F718CE" w:rsidRDefault="00000000">
            <w:pPr>
              <w:widowControl w:val="0"/>
            </w:pPr>
            <w:r>
              <w:t>Instalar</w:t>
            </w:r>
          </w:p>
          <w:p w14:paraId="000000A6" w14:textId="77777777" w:rsidR="00F718CE" w:rsidRDefault="00000000">
            <w:pPr>
              <w:widowControl w:val="0"/>
            </w:pPr>
            <w:r>
              <w:t>Equipo físico</w:t>
            </w:r>
          </w:p>
          <w:p w14:paraId="000000A7" w14:textId="77777777" w:rsidR="00F718CE" w:rsidRDefault="00000000">
            <w:pPr>
              <w:widowControl w:val="0"/>
            </w:pPr>
            <w:r>
              <w:t>Programas</w:t>
            </w:r>
          </w:p>
        </w:tc>
      </w:tr>
      <w:tr w:rsidR="00F718CE" w14:paraId="2340F435" w14:textId="77777777">
        <w:tc>
          <w:tcPr>
            <w:tcW w:w="1124" w:type="dxa"/>
            <w:shd w:val="clear" w:color="auto" w:fill="auto"/>
            <w:tcMar>
              <w:top w:w="100" w:type="dxa"/>
              <w:left w:w="100" w:type="dxa"/>
              <w:bottom w:w="100" w:type="dxa"/>
              <w:right w:w="100" w:type="dxa"/>
            </w:tcMar>
          </w:tcPr>
          <w:p w14:paraId="000000A8" w14:textId="77777777" w:rsidR="00F718CE" w:rsidRDefault="00000000">
            <w:pPr>
              <w:widowControl w:val="0"/>
              <w:rPr>
                <w:b/>
                <w:color w:val="999999"/>
              </w:rPr>
            </w:pPr>
            <w:bookmarkStart w:id="5" w:name="_heading=h.3fwokq0" w:colFirst="0" w:colLast="0"/>
            <w:bookmarkEnd w:id="5"/>
            <w:r>
              <w:rPr>
                <w:b/>
                <w:color w:val="999999"/>
              </w:rPr>
              <w:lastRenderedPageBreak/>
              <w:t>6</w:t>
            </w:r>
          </w:p>
        </w:tc>
        <w:tc>
          <w:tcPr>
            <w:tcW w:w="3261" w:type="dxa"/>
            <w:shd w:val="clear" w:color="auto" w:fill="auto"/>
            <w:tcMar>
              <w:top w:w="100" w:type="dxa"/>
              <w:left w:w="100" w:type="dxa"/>
              <w:bottom w:w="100" w:type="dxa"/>
              <w:right w:w="100" w:type="dxa"/>
            </w:tcMar>
          </w:tcPr>
          <w:p w14:paraId="000000A9" w14:textId="77777777" w:rsidR="00F718CE" w:rsidRDefault="00000000">
            <w:pPr>
              <w:widowControl w:val="0"/>
            </w:pPr>
            <w:r>
              <w:t>Presentar las imágenes en la medida en que se expone la descripción.</w:t>
            </w:r>
          </w:p>
          <w:p w14:paraId="000000AA" w14:textId="77777777" w:rsidR="00F718CE" w:rsidRDefault="00000000">
            <w:pPr>
              <w:widowControl w:val="0"/>
            </w:pPr>
            <w:r>
              <w:rPr>
                <w:noProof/>
              </w:rPr>
              <w:drawing>
                <wp:inline distT="0" distB="0" distL="0" distR="0">
                  <wp:extent cx="1943735" cy="1568450"/>
                  <wp:effectExtent l="0" t="0" r="0" b="0"/>
                  <wp:docPr id="893" name="image66.jpg" descr="Programador joven concentrado en el proyecto de trabajo. Desarrollo de tecnologías de programación y codificación. Pantalla con códigos, desarrollador en trabajo con tarea. Software de codificación geek con laptop y pc. Aislado."/>
                  <wp:cNvGraphicFramePr/>
                  <a:graphic xmlns:a="http://schemas.openxmlformats.org/drawingml/2006/main">
                    <a:graphicData uri="http://schemas.openxmlformats.org/drawingml/2006/picture">
                      <pic:pic xmlns:pic="http://schemas.openxmlformats.org/drawingml/2006/picture">
                        <pic:nvPicPr>
                          <pic:cNvPr id="0" name="image66.jpg" descr="Programador joven concentrado en el proyecto de trabajo. Desarrollo de tecnologías de programación y codificación. Pantalla con códigos, desarrollador en trabajo con tarea. Software de codificación geek con laptop y pc. Aislado."/>
                          <pic:cNvPicPr preferRelativeResize="0"/>
                        </pic:nvPicPr>
                        <pic:blipFill>
                          <a:blip r:embed="rId29"/>
                          <a:srcRect/>
                          <a:stretch>
                            <a:fillRect/>
                          </a:stretch>
                        </pic:blipFill>
                        <pic:spPr>
                          <a:xfrm>
                            <a:off x="0" y="0"/>
                            <a:ext cx="1943735" cy="1568450"/>
                          </a:xfrm>
                          <a:prstGeom prst="rect">
                            <a:avLst/>
                          </a:prstGeom>
                          <a:ln/>
                        </pic:spPr>
                      </pic:pic>
                    </a:graphicData>
                  </a:graphic>
                </wp:inline>
              </w:drawing>
            </w:r>
          </w:p>
          <w:p w14:paraId="000000AB" w14:textId="77777777" w:rsidR="00F718CE" w:rsidRDefault="00000000">
            <w:pPr>
              <w:widowControl w:val="0"/>
            </w:pPr>
            <w:r>
              <w:t>Imagen de referente (o similar):</w:t>
            </w:r>
          </w:p>
          <w:p w14:paraId="000000AC" w14:textId="77777777" w:rsidR="00F718CE" w:rsidRDefault="00000000">
            <w:pPr>
              <w:widowControl w:val="0"/>
            </w:pPr>
            <w:hyperlink r:id="rId30">
              <w:r>
                <w:rPr>
                  <w:color w:val="0000FF"/>
                  <w:u w:val="single"/>
                </w:rPr>
                <w:t>https://www.shutterstock.com/image-vector/young-programmer-concentrated-working-project-600w-1914164533.jpg</w:t>
              </w:r>
            </w:hyperlink>
          </w:p>
          <w:p w14:paraId="000000AD" w14:textId="77777777" w:rsidR="00F718CE" w:rsidRDefault="00000000">
            <w:pPr>
              <w:widowControl w:val="0"/>
            </w:pPr>
            <w:r>
              <w:rPr>
                <w:b/>
              </w:rPr>
              <w:t>Imagen</w:t>
            </w:r>
            <w:r>
              <w:t xml:space="preserve"> 228116_i11</w:t>
            </w:r>
          </w:p>
          <w:p w14:paraId="000000AE" w14:textId="77777777" w:rsidR="00F718CE" w:rsidRDefault="00F718CE">
            <w:pPr>
              <w:widowControl w:val="0"/>
            </w:pPr>
          </w:p>
          <w:p w14:paraId="000000AF" w14:textId="77777777" w:rsidR="00F718CE" w:rsidRDefault="00000000">
            <w:pPr>
              <w:widowControl w:val="0"/>
            </w:pPr>
            <w:r>
              <w:rPr>
                <w:noProof/>
              </w:rPr>
              <w:drawing>
                <wp:inline distT="0" distB="0" distL="0" distR="0">
                  <wp:extent cx="1943735" cy="1046480"/>
                  <wp:effectExtent l="0" t="0" r="0" b="0"/>
                  <wp:docPr id="896" name="image54.jpg" descr="Conexiones Wi-Fi inseguras, redes: virus, puerta trasera, ransomware, fraude, correo basura, suplantación de identidad (phishing), ataque con hackers - Diseño global de concepto de seguridad informática, ilustración de vectores con mapa mundial, malla de red"/>
                  <wp:cNvGraphicFramePr/>
                  <a:graphic xmlns:a="http://schemas.openxmlformats.org/drawingml/2006/main">
                    <a:graphicData uri="http://schemas.openxmlformats.org/drawingml/2006/picture">
                      <pic:pic xmlns:pic="http://schemas.openxmlformats.org/drawingml/2006/picture">
                        <pic:nvPicPr>
                          <pic:cNvPr id="0" name="image54.jpg" descr="Conexiones Wi-Fi inseguras, redes: virus, puerta trasera, ransomware, fraude, correo basura, suplantación de identidad (phishing), ataque con hackers - Diseño global de concepto de seguridad informática, ilustración de vectores con mapa mundial, malla de red"/>
                          <pic:cNvPicPr preferRelativeResize="0"/>
                        </pic:nvPicPr>
                        <pic:blipFill>
                          <a:blip r:embed="rId31"/>
                          <a:srcRect/>
                          <a:stretch>
                            <a:fillRect/>
                          </a:stretch>
                        </pic:blipFill>
                        <pic:spPr>
                          <a:xfrm>
                            <a:off x="0" y="0"/>
                            <a:ext cx="1943735" cy="1046480"/>
                          </a:xfrm>
                          <a:prstGeom prst="rect">
                            <a:avLst/>
                          </a:prstGeom>
                          <a:ln/>
                        </pic:spPr>
                      </pic:pic>
                    </a:graphicData>
                  </a:graphic>
                </wp:inline>
              </w:drawing>
            </w:r>
          </w:p>
          <w:p w14:paraId="000000B0" w14:textId="77777777" w:rsidR="00F718CE" w:rsidRDefault="00000000">
            <w:pPr>
              <w:widowControl w:val="0"/>
            </w:pPr>
            <w:r>
              <w:t>Imagen de referente (o similar):</w:t>
            </w:r>
          </w:p>
          <w:p w14:paraId="000000B1" w14:textId="77777777" w:rsidR="00F718CE" w:rsidRDefault="00000000">
            <w:pPr>
              <w:widowControl w:val="0"/>
            </w:pPr>
            <w:hyperlink r:id="rId32">
              <w:r>
                <w:rPr>
                  <w:color w:val="0000FF"/>
                  <w:u w:val="single"/>
                </w:rPr>
                <w:t>https://www.shutterstock.com/image-vector/unsafe-wifi-connections-networks-virus-600w-2056990556.jpg</w:t>
              </w:r>
            </w:hyperlink>
            <w:r>
              <w:t xml:space="preserve">  </w:t>
            </w:r>
          </w:p>
          <w:p w14:paraId="000000B2" w14:textId="77777777" w:rsidR="00F718CE" w:rsidRDefault="00000000">
            <w:pPr>
              <w:widowControl w:val="0"/>
            </w:pPr>
            <w:r>
              <w:t>Imagen 228116_i12</w:t>
            </w:r>
          </w:p>
          <w:p w14:paraId="000000B3" w14:textId="77777777" w:rsidR="00F718CE" w:rsidRDefault="00000000">
            <w:pPr>
              <w:widowControl w:val="0"/>
            </w:pPr>
            <w:r>
              <w:rPr>
                <w:noProof/>
              </w:rPr>
              <w:drawing>
                <wp:inline distT="0" distB="0" distL="0" distR="0">
                  <wp:extent cx="1256436" cy="1228115"/>
                  <wp:effectExtent l="0" t="0" r="0" b="0"/>
                  <wp:docPr id="898" name="image75.png" descr="Software de servicio al cliente y casos de soporte | GIITIC"/>
                  <wp:cNvGraphicFramePr/>
                  <a:graphic xmlns:a="http://schemas.openxmlformats.org/drawingml/2006/main">
                    <a:graphicData uri="http://schemas.openxmlformats.org/drawingml/2006/picture">
                      <pic:pic xmlns:pic="http://schemas.openxmlformats.org/drawingml/2006/picture">
                        <pic:nvPicPr>
                          <pic:cNvPr id="0" name="image75.png" descr="Software de servicio al cliente y casos de soporte | GIITIC"/>
                          <pic:cNvPicPr preferRelativeResize="0"/>
                        </pic:nvPicPr>
                        <pic:blipFill>
                          <a:blip r:embed="rId33"/>
                          <a:srcRect/>
                          <a:stretch>
                            <a:fillRect/>
                          </a:stretch>
                        </pic:blipFill>
                        <pic:spPr>
                          <a:xfrm>
                            <a:off x="0" y="0"/>
                            <a:ext cx="1256436" cy="1228115"/>
                          </a:xfrm>
                          <a:prstGeom prst="rect">
                            <a:avLst/>
                          </a:prstGeom>
                          <a:ln/>
                        </pic:spPr>
                      </pic:pic>
                    </a:graphicData>
                  </a:graphic>
                </wp:inline>
              </w:drawing>
            </w:r>
          </w:p>
          <w:p w14:paraId="000000B4" w14:textId="77777777" w:rsidR="00F718CE" w:rsidRDefault="00F718CE">
            <w:pPr>
              <w:widowControl w:val="0"/>
              <w:rPr>
                <w:color w:val="999999"/>
              </w:rPr>
            </w:pPr>
          </w:p>
          <w:p w14:paraId="000000B5" w14:textId="77777777" w:rsidR="00F718CE" w:rsidRDefault="00000000">
            <w:pPr>
              <w:widowControl w:val="0"/>
            </w:pPr>
            <w:r>
              <w:t>Imagen de referente (o similar):</w:t>
            </w:r>
          </w:p>
          <w:p w14:paraId="000000B6" w14:textId="77777777" w:rsidR="00F718CE" w:rsidRDefault="00000000">
            <w:pPr>
              <w:widowControl w:val="0"/>
            </w:pPr>
            <w:hyperlink r:id="rId34">
              <w:r>
                <w:rPr>
                  <w:color w:val="0000FF"/>
                  <w:u w:val="single"/>
                </w:rPr>
                <w:t>https://www.giitic.com/img/serviciocliente/soporteinterno1.png?pfdrid_c=true</w:t>
              </w:r>
            </w:hyperlink>
            <w:r>
              <w:t xml:space="preserve">  </w:t>
            </w:r>
          </w:p>
          <w:p w14:paraId="000000B7" w14:textId="77777777" w:rsidR="00F718CE" w:rsidRDefault="00000000">
            <w:pPr>
              <w:widowControl w:val="0"/>
              <w:rPr>
                <w:color w:val="999999"/>
              </w:rPr>
            </w:pPr>
            <w:r>
              <w:rPr>
                <w:b/>
              </w:rPr>
              <w:t>Imagen</w:t>
            </w:r>
            <w:r>
              <w:t xml:space="preserve"> 228116_i13</w:t>
            </w:r>
          </w:p>
        </w:tc>
        <w:tc>
          <w:tcPr>
            <w:tcW w:w="992" w:type="dxa"/>
            <w:shd w:val="clear" w:color="auto" w:fill="auto"/>
            <w:tcMar>
              <w:top w:w="100" w:type="dxa"/>
              <w:left w:w="100" w:type="dxa"/>
              <w:bottom w:w="100" w:type="dxa"/>
              <w:right w:w="100" w:type="dxa"/>
            </w:tcMar>
          </w:tcPr>
          <w:p w14:paraId="000000B8" w14:textId="77777777" w:rsidR="00F718CE" w:rsidRDefault="00000000">
            <w:pPr>
              <w:widowControl w:val="0"/>
              <w:jc w:val="center"/>
              <w:rPr>
                <w:color w:val="999999"/>
              </w:rPr>
            </w:pPr>
            <w:r>
              <w:rPr>
                <w:color w:val="999999"/>
              </w:rPr>
              <w:lastRenderedPageBreak/>
              <w:t>N/A</w:t>
            </w:r>
          </w:p>
        </w:tc>
        <w:tc>
          <w:tcPr>
            <w:tcW w:w="5670" w:type="dxa"/>
            <w:shd w:val="clear" w:color="auto" w:fill="auto"/>
            <w:tcMar>
              <w:top w:w="100" w:type="dxa"/>
              <w:left w:w="100" w:type="dxa"/>
              <w:bottom w:w="100" w:type="dxa"/>
              <w:right w:w="100" w:type="dxa"/>
            </w:tcMar>
          </w:tcPr>
          <w:p w14:paraId="000000B9" w14:textId="77777777" w:rsidR="00F718CE" w:rsidRDefault="00000000">
            <w:pPr>
              <w:jc w:val="both"/>
            </w:pPr>
            <w:r>
              <w:t xml:space="preserve">Cuando los clientes informan acerca de un problema con un computador, en general, lo que comunican es un síntoma que ven; por ejemplo, si no pueden imprimir un documento, como técnico de soporte su tarea es encontrar la causa del problema. Las causas de los problemas se catalogan en diferentes categorías. Uno de los primeros pasos en la solución de estos es identificar a qué categoría pertenece, algunas de estas categorías soportes son: cliente de </w:t>
            </w:r>
            <w:r>
              <w:rPr>
                <w:i/>
              </w:rPr>
              <w:t>hardware</w:t>
            </w:r>
            <w:r>
              <w:t xml:space="preserve">, sistema operativo, conexión en red, </w:t>
            </w:r>
            <w:r>
              <w:rPr>
                <w:i/>
              </w:rPr>
              <w:t>software</w:t>
            </w:r>
            <w:r>
              <w:t xml:space="preserve"> y soporte al cliente. </w:t>
            </w:r>
          </w:p>
        </w:tc>
        <w:tc>
          <w:tcPr>
            <w:tcW w:w="2365" w:type="dxa"/>
            <w:shd w:val="clear" w:color="auto" w:fill="auto"/>
            <w:tcMar>
              <w:top w:w="100" w:type="dxa"/>
              <w:left w:w="100" w:type="dxa"/>
              <w:bottom w:w="100" w:type="dxa"/>
              <w:right w:w="100" w:type="dxa"/>
            </w:tcMar>
          </w:tcPr>
          <w:p w14:paraId="000000BA" w14:textId="77777777" w:rsidR="00F718CE" w:rsidRDefault="00000000">
            <w:pPr>
              <w:widowControl w:val="0"/>
            </w:pPr>
            <w:r>
              <w:t>Clientes</w:t>
            </w:r>
          </w:p>
          <w:p w14:paraId="000000BB" w14:textId="77777777" w:rsidR="00F718CE" w:rsidRDefault="00000000">
            <w:pPr>
              <w:widowControl w:val="0"/>
            </w:pPr>
            <w:r>
              <w:t>Causas de los problemas</w:t>
            </w:r>
          </w:p>
          <w:p w14:paraId="000000BC" w14:textId="77777777" w:rsidR="00F718CE" w:rsidRDefault="00000000">
            <w:pPr>
              <w:widowControl w:val="0"/>
            </w:pPr>
            <w:r>
              <w:t>Categorías soportes</w:t>
            </w:r>
          </w:p>
        </w:tc>
      </w:tr>
      <w:tr w:rsidR="00F718CE" w14:paraId="0DE55027" w14:textId="77777777">
        <w:tc>
          <w:tcPr>
            <w:tcW w:w="1124" w:type="dxa"/>
            <w:shd w:val="clear" w:color="auto" w:fill="auto"/>
            <w:tcMar>
              <w:top w:w="100" w:type="dxa"/>
              <w:left w:w="100" w:type="dxa"/>
              <w:bottom w:w="100" w:type="dxa"/>
              <w:right w:w="100" w:type="dxa"/>
            </w:tcMar>
          </w:tcPr>
          <w:p w14:paraId="000000BD" w14:textId="77777777" w:rsidR="00F718CE" w:rsidRDefault="00000000">
            <w:pPr>
              <w:widowControl w:val="0"/>
              <w:rPr>
                <w:b/>
                <w:color w:val="999999"/>
              </w:rPr>
            </w:pPr>
            <w:r>
              <w:rPr>
                <w:b/>
                <w:color w:val="999999"/>
              </w:rPr>
              <w:t>7</w:t>
            </w:r>
          </w:p>
        </w:tc>
        <w:tc>
          <w:tcPr>
            <w:tcW w:w="3261" w:type="dxa"/>
            <w:shd w:val="clear" w:color="auto" w:fill="auto"/>
            <w:tcMar>
              <w:top w:w="100" w:type="dxa"/>
              <w:left w:w="100" w:type="dxa"/>
              <w:bottom w:w="100" w:type="dxa"/>
              <w:right w:w="100" w:type="dxa"/>
            </w:tcMar>
          </w:tcPr>
          <w:p w14:paraId="000000BE" w14:textId="77777777" w:rsidR="00F718CE" w:rsidRDefault="00000000">
            <w:pPr>
              <w:widowControl w:val="0"/>
            </w:pPr>
            <w:r>
              <w:t>Presentar las imágenes en la medida en que se expone la descripción.</w:t>
            </w:r>
          </w:p>
          <w:p w14:paraId="000000BF" w14:textId="77777777" w:rsidR="00F718CE" w:rsidRDefault="00000000">
            <w:pPr>
              <w:widowControl w:val="0"/>
            </w:pPr>
            <w:r>
              <w:rPr>
                <w:noProof/>
              </w:rPr>
              <w:lastRenderedPageBreak/>
              <w:drawing>
                <wp:inline distT="0" distB="0" distL="0" distR="0">
                  <wp:extent cx="1943735" cy="1395730"/>
                  <wp:effectExtent l="0" t="0" r="0" b="0"/>
                  <wp:docPr id="900" name="image62.jpg" descr="Personas de apoyo técnico trabajando en la reparación de hardware y software de computadoras. Solución de problemas, resolución de problemas, concepto de comprobación de problemas."/>
                  <wp:cNvGraphicFramePr/>
                  <a:graphic xmlns:a="http://schemas.openxmlformats.org/drawingml/2006/main">
                    <a:graphicData uri="http://schemas.openxmlformats.org/drawingml/2006/picture">
                      <pic:pic xmlns:pic="http://schemas.openxmlformats.org/drawingml/2006/picture">
                        <pic:nvPicPr>
                          <pic:cNvPr id="0" name="image62.jpg" descr="Personas de apoyo técnico trabajando en la reparación de hardware y software de computadoras. Solución de problemas, resolución de problemas, concepto de comprobación de problemas."/>
                          <pic:cNvPicPr preferRelativeResize="0"/>
                        </pic:nvPicPr>
                        <pic:blipFill>
                          <a:blip r:embed="rId35"/>
                          <a:srcRect/>
                          <a:stretch>
                            <a:fillRect/>
                          </a:stretch>
                        </pic:blipFill>
                        <pic:spPr>
                          <a:xfrm>
                            <a:off x="0" y="0"/>
                            <a:ext cx="1943735" cy="1395730"/>
                          </a:xfrm>
                          <a:prstGeom prst="rect">
                            <a:avLst/>
                          </a:prstGeom>
                          <a:ln/>
                        </pic:spPr>
                      </pic:pic>
                    </a:graphicData>
                  </a:graphic>
                </wp:inline>
              </w:drawing>
            </w:r>
          </w:p>
          <w:p w14:paraId="000000C0" w14:textId="77777777" w:rsidR="00F718CE" w:rsidRDefault="00000000">
            <w:pPr>
              <w:widowControl w:val="0"/>
            </w:pPr>
            <w:r>
              <w:t>Imagen de referente (o similar):</w:t>
            </w:r>
          </w:p>
          <w:p w14:paraId="000000C1" w14:textId="77777777" w:rsidR="00F718CE" w:rsidRDefault="00000000">
            <w:pPr>
              <w:widowControl w:val="0"/>
            </w:pPr>
            <w:hyperlink r:id="rId36">
              <w:r>
                <w:rPr>
                  <w:color w:val="0000FF"/>
                  <w:u w:val="single"/>
                </w:rPr>
                <w:t>https://www.shutterstock.com/image-vector/technical-support-guys-working-on-600w-2180806199.jpg</w:t>
              </w:r>
            </w:hyperlink>
            <w:r>
              <w:t xml:space="preserve"> </w:t>
            </w:r>
          </w:p>
          <w:p w14:paraId="000000C2" w14:textId="77777777" w:rsidR="00F718CE" w:rsidRDefault="00000000">
            <w:pPr>
              <w:widowControl w:val="0"/>
            </w:pPr>
            <w:r>
              <w:rPr>
                <w:b/>
              </w:rPr>
              <w:t>Imagen</w:t>
            </w:r>
            <w:r>
              <w:t xml:space="preserve"> 228116_i14</w:t>
            </w:r>
          </w:p>
          <w:p w14:paraId="000000C3" w14:textId="77777777" w:rsidR="00F718CE" w:rsidRDefault="00F718CE">
            <w:pPr>
              <w:widowControl w:val="0"/>
            </w:pPr>
          </w:p>
          <w:p w14:paraId="000000C4" w14:textId="77777777" w:rsidR="00F718CE" w:rsidRDefault="00000000">
            <w:pPr>
              <w:widowControl w:val="0"/>
            </w:pPr>
            <w:r>
              <w:rPr>
                <w:noProof/>
              </w:rPr>
              <w:drawing>
                <wp:inline distT="0" distB="0" distL="0" distR="0">
                  <wp:extent cx="1943735" cy="1046480"/>
                  <wp:effectExtent l="0" t="0" r="0" b="0"/>
                  <wp:docPr id="902" name="image67.jpg" descr="Pantalla azul del concepto de muerte o mal funcionamiento de la computadora para diseño y anuncios web o ui. Malware o fallo en software o programa. Banner de servicio de recuperación de datos, computación, diagnóstico de portátiles y actualización de software"/>
                  <wp:cNvGraphicFramePr/>
                  <a:graphic xmlns:a="http://schemas.openxmlformats.org/drawingml/2006/main">
                    <a:graphicData uri="http://schemas.openxmlformats.org/drawingml/2006/picture">
                      <pic:pic xmlns:pic="http://schemas.openxmlformats.org/drawingml/2006/picture">
                        <pic:nvPicPr>
                          <pic:cNvPr id="0" name="image67.jpg" descr="Pantalla azul del concepto de muerte o mal funcionamiento de la computadora para diseño y anuncios web o ui. Malware o fallo en software o programa. Banner de servicio de recuperación de datos, computación, diagnóstico de portátiles y actualización de software"/>
                          <pic:cNvPicPr preferRelativeResize="0"/>
                        </pic:nvPicPr>
                        <pic:blipFill>
                          <a:blip r:embed="rId37"/>
                          <a:srcRect/>
                          <a:stretch>
                            <a:fillRect/>
                          </a:stretch>
                        </pic:blipFill>
                        <pic:spPr>
                          <a:xfrm>
                            <a:off x="0" y="0"/>
                            <a:ext cx="1943735" cy="1046480"/>
                          </a:xfrm>
                          <a:prstGeom prst="rect">
                            <a:avLst/>
                          </a:prstGeom>
                          <a:ln/>
                        </pic:spPr>
                      </pic:pic>
                    </a:graphicData>
                  </a:graphic>
                </wp:inline>
              </w:drawing>
            </w:r>
          </w:p>
          <w:p w14:paraId="000000C5" w14:textId="77777777" w:rsidR="00F718CE" w:rsidRDefault="00000000">
            <w:pPr>
              <w:widowControl w:val="0"/>
            </w:pPr>
            <w:r>
              <w:t>Imagen de referente (o similar):</w:t>
            </w:r>
          </w:p>
          <w:p w14:paraId="000000C6" w14:textId="77777777" w:rsidR="00F718CE" w:rsidRDefault="00000000">
            <w:pPr>
              <w:widowControl w:val="0"/>
            </w:pPr>
            <w:hyperlink r:id="rId38">
              <w:r>
                <w:rPr>
                  <w:color w:val="0000FF"/>
                  <w:u w:val="single"/>
                </w:rPr>
                <w:t>https://www.shutterstock.com/image-vector/blue-screen-death-computer-malfunction-600w-2163531291.jpg</w:t>
              </w:r>
            </w:hyperlink>
          </w:p>
          <w:p w14:paraId="000000C7" w14:textId="77777777" w:rsidR="00F718CE" w:rsidRDefault="00000000">
            <w:pPr>
              <w:widowControl w:val="0"/>
            </w:pPr>
            <w:r>
              <w:rPr>
                <w:b/>
              </w:rPr>
              <w:t>Imagen</w:t>
            </w:r>
            <w:r>
              <w:t xml:space="preserve"> 228116_i15</w:t>
            </w:r>
          </w:p>
          <w:p w14:paraId="000000C8" w14:textId="77777777" w:rsidR="00F718CE" w:rsidRDefault="00F718CE">
            <w:pPr>
              <w:widowControl w:val="0"/>
            </w:pPr>
          </w:p>
          <w:p w14:paraId="000000C9" w14:textId="77777777" w:rsidR="00F718CE" w:rsidRDefault="00000000">
            <w:pPr>
              <w:widowControl w:val="0"/>
            </w:pPr>
            <w:r>
              <w:rPr>
                <w:noProof/>
              </w:rPr>
              <w:drawing>
                <wp:inline distT="0" distB="0" distL="0" distR="0">
                  <wp:extent cx="1943735" cy="1395730"/>
                  <wp:effectExtent l="0" t="0" r="0" b="0"/>
                  <wp:docPr id="904" name="image64.jpg" descr="Administradores arreglando problemas de equipo. Pequeño trabajador masculino del servicio de reparación con la llave de la ilustración del vector plano. Mantenimiento, soporte técnico del concepto de PC para banner, diseño de sitio web o página web de inicio"/>
                  <wp:cNvGraphicFramePr/>
                  <a:graphic xmlns:a="http://schemas.openxmlformats.org/drawingml/2006/main">
                    <a:graphicData uri="http://schemas.openxmlformats.org/drawingml/2006/picture">
                      <pic:pic xmlns:pic="http://schemas.openxmlformats.org/drawingml/2006/picture">
                        <pic:nvPicPr>
                          <pic:cNvPr id="0" name="image64.jpg" descr="Administradores arreglando problemas de equipo. Pequeño trabajador masculino del servicio de reparación con la llave de la ilustración del vector plano. Mantenimiento, soporte técnico del concepto de PC para banner, diseño de sitio web o página web de inicio"/>
                          <pic:cNvPicPr preferRelativeResize="0"/>
                        </pic:nvPicPr>
                        <pic:blipFill>
                          <a:blip r:embed="rId39"/>
                          <a:srcRect/>
                          <a:stretch>
                            <a:fillRect/>
                          </a:stretch>
                        </pic:blipFill>
                        <pic:spPr>
                          <a:xfrm>
                            <a:off x="0" y="0"/>
                            <a:ext cx="1943735" cy="1395730"/>
                          </a:xfrm>
                          <a:prstGeom prst="rect">
                            <a:avLst/>
                          </a:prstGeom>
                          <a:ln/>
                        </pic:spPr>
                      </pic:pic>
                    </a:graphicData>
                  </a:graphic>
                </wp:inline>
              </w:drawing>
            </w:r>
          </w:p>
          <w:p w14:paraId="000000CA" w14:textId="77777777" w:rsidR="00F718CE" w:rsidRDefault="00000000">
            <w:pPr>
              <w:widowControl w:val="0"/>
            </w:pPr>
            <w:r>
              <w:t>Imagen de referente (o similar):</w:t>
            </w:r>
          </w:p>
          <w:p w14:paraId="000000CB" w14:textId="77777777" w:rsidR="00F718CE" w:rsidRDefault="00000000">
            <w:pPr>
              <w:widowControl w:val="0"/>
            </w:pPr>
            <w:hyperlink r:id="rId40">
              <w:r>
                <w:rPr>
                  <w:color w:val="0000FF"/>
                  <w:u w:val="single"/>
                </w:rPr>
                <w:t>https://www.shutterstock.com/image-vector/administrators-fixing-computer-problems-tiny-600w-2109514574.jpg</w:t>
              </w:r>
            </w:hyperlink>
          </w:p>
          <w:p w14:paraId="000000CC" w14:textId="77777777" w:rsidR="00F718CE" w:rsidRDefault="00000000">
            <w:pPr>
              <w:widowControl w:val="0"/>
            </w:pPr>
            <w:r>
              <w:rPr>
                <w:b/>
              </w:rPr>
              <w:t>Imagen</w:t>
            </w:r>
            <w:r>
              <w:t xml:space="preserve"> 228116_i16</w:t>
            </w:r>
          </w:p>
        </w:tc>
        <w:tc>
          <w:tcPr>
            <w:tcW w:w="992" w:type="dxa"/>
            <w:shd w:val="clear" w:color="auto" w:fill="auto"/>
            <w:tcMar>
              <w:top w:w="100" w:type="dxa"/>
              <w:left w:w="100" w:type="dxa"/>
              <w:bottom w:w="100" w:type="dxa"/>
              <w:right w:w="100" w:type="dxa"/>
            </w:tcMar>
          </w:tcPr>
          <w:p w14:paraId="000000CD" w14:textId="77777777" w:rsidR="00F718CE" w:rsidRDefault="00F718CE">
            <w:pPr>
              <w:widowControl w:val="0"/>
              <w:jc w:val="center"/>
              <w:rPr>
                <w:color w:val="999999"/>
              </w:rPr>
            </w:pPr>
          </w:p>
        </w:tc>
        <w:tc>
          <w:tcPr>
            <w:tcW w:w="5670" w:type="dxa"/>
            <w:shd w:val="clear" w:color="auto" w:fill="auto"/>
            <w:tcMar>
              <w:top w:w="100" w:type="dxa"/>
              <w:left w:w="100" w:type="dxa"/>
              <w:bottom w:w="100" w:type="dxa"/>
              <w:right w:w="100" w:type="dxa"/>
            </w:tcMar>
          </w:tcPr>
          <w:p w14:paraId="000000CE" w14:textId="77777777" w:rsidR="00F718CE" w:rsidRDefault="00000000">
            <w:pPr>
              <w:spacing w:after="120"/>
              <w:jc w:val="both"/>
            </w:pPr>
            <w:r>
              <w:t xml:space="preserve">Los problemas que crean los propios clientes, de alguna manera, con lo que no están familiarizados, surgen cuando el cliente está haciendo algo en forma incorrecta. Entre los ejemplos comunes de error de usuarios están: instalar programas sin leer las instrucciones y no realizar mantenimiento de la PC. Los problemas de </w:t>
            </w:r>
            <w:r>
              <w:rPr>
                <w:i/>
              </w:rPr>
              <w:t>hardware</w:t>
            </w:r>
            <w:r>
              <w:t xml:space="preserve"> son los que implican mal funcionamiento puede ser por configuraciones incorrectas de los componentes internos del computador y los problemas relativos al </w:t>
            </w:r>
            <w:r>
              <w:rPr>
                <w:i/>
              </w:rPr>
              <w:t>software</w:t>
            </w:r>
            <w:r>
              <w:t xml:space="preserve"> o programas a su configuración bajo </w:t>
            </w:r>
            <w:r>
              <w:lastRenderedPageBreak/>
              <w:t>circunstancias específicas. Este soporte también incluye tareas de mantenimiento para mejorar la eficiencia del PC y crear aplicaciones soporte con los que se encuentran los usuarios o clientes, entre estos recursos pueden estar: archivos, carpetas, aplicaciones, impresoras, etc.</w:t>
            </w:r>
          </w:p>
        </w:tc>
        <w:tc>
          <w:tcPr>
            <w:tcW w:w="2365" w:type="dxa"/>
            <w:shd w:val="clear" w:color="auto" w:fill="auto"/>
            <w:tcMar>
              <w:top w:w="100" w:type="dxa"/>
              <w:left w:w="100" w:type="dxa"/>
              <w:bottom w:w="100" w:type="dxa"/>
              <w:right w:w="100" w:type="dxa"/>
            </w:tcMar>
          </w:tcPr>
          <w:p w14:paraId="000000CF" w14:textId="77777777" w:rsidR="00F718CE" w:rsidRDefault="00000000">
            <w:pPr>
              <w:widowControl w:val="0"/>
            </w:pPr>
            <w:r>
              <w:lastRenderedPageBreak/>
              <w:t>Instalar programas</w:t>
            </w:r>
          </w:p>
          <w:p w14:paraId="000000D0" w14:textId="77777777" w:rsidR="00F718CE" w:rsidRDefault="00000000">
            <w:pPr>
              <w:widowControl w:val="0"/>
            </w:pPr>
            <w:r>
              <w:t xml:space="preserve">Problemas de </w:t>
            </w:r>
            <w:r>
              <w:rPr>
                <w:i/>
              </w:rPr>
              <w:t>hardware</w:t>
            </w:r>
          </w:p>
          <w:p w14:paraId="000000D1" w14:textId="77777777" w:rsidR="00F718CE" w:rsidRDefault="00000000">
            <w:pPr>
              <w:widowControl w:val="0"/>
            </w:pPr>
            <w:r>
              <w:t xml:space="preserve">Problemas de </w:t>
            </w:r>
            <w:r>
              <w:rPr>
                <w:i/>
              </w:rPr>
              <w:t>software</w:t>
            </w:r>
          </w:p>
        </w:tc>
      </w:tr>
      <w:tr w:rsidR="00F718CE" w14:paraId="314092CE" w14:textId="77777777">
        <w:tc>
          <w:tcPr>
            <w:tcW w:w="1124" w:type="dxa"/>
            <w:shd w:val="clear" w:color="auto" w:fill="auto"/>
            <w:tcMar>
              <w:top w:w="100" w:type="dxa"/>
              <w:left w:w="100" w:type="dxa"/>
              <w:bottom w:w="100" w:type="dxa"/>
              <w:right w:w="100" w:type="dxa"/>
            </w:tcMar>
          </w:tcPr>
          <w:p w14:paraId="000000D2" w14:textId="77777777" w:rsidR="00F718CE" w:rsidRDefault="00000000">
            <w:pPr>
              <w:widowControl w:val="0"/>
              <w:rPr>
                <w:b/>
                <w:color w:val="999999"/>
              </w:rPr>
            </w:pPr>
            <w:r>
              <w:rPr>
                <w:b/>
              </w:rPr>
              <w:lastRenderedPageBreak/>
              <w:t>Nombre del archivo</w:t>
            </w:r>
          </w:p>
        </w:tc>
        <w:tc>
          <w:tcPr>
            <w:tcW w:w="12288" w:type="dxa"/>
            <w:gridSpan w:val="4"/>
            <w:shd w:val="clear" w:color="auto" w:fill="auto"/>
            <w:tcMar>
              <w:top w:w="100" w:type="dxa"/>
              <w:left w:w="100" w:type="dxa"/>
              <w:bottom w:w="100" w:type="dxa"/>
              <w:right w:w="100" w:type="dxa"/>
            </w:tcMar>
          </w:tcPr>
          <w:p w14:paraId="000000D3" w14:textId="77777777" w:rsidR="00F718CE" w:rsidRDefault="00000000">
            <w:pPr>
              <w:widowControl w:val="0"/>
            </w:pPr>
            <w:r>
              <w:t>228116_v1</w:t>
            </w:r>
          </w:p>
        </w:tc>
      </w:tr>
    </w:tbl>
    <w:p w14:paraId="000000D7" w14:textId="77777777" w:rsidR="00F718CE" w:rsidRDefault="00F718CE">
      <w:pPr>
        <w:rPr>
          <w:i/>
        </w:rPr>
      </w:pPr>
    </w:p>
    <w:p w14:paraId="000000D8" w14:textId="77777777" w:rsidR="00F718CE" w:rsidRDefault="00F718CE">
      <w:pPr>
        <w:rPr>
          <w:b/>
        </w:rPr>
      </w:pPr>
    </w:p>
    <w:p w14:paraId="000000D9" w14:textId="77777777" w:rsidR="00F718CE" w:rsidRDefault="00F718CE">
      <w:pPr>
        <w:rPr>
          <w:b/>
        </w:rPr>
      </w:pPr>
    </w:p>
    <w:p w14:paraId="000000DA" w14:textId="77777777" w:rsidR="00F718CE" w:rsidRDefault="00F718CE">
      <w:pPr>
        <w:rPr>
          <w:b/>
        </w:rPr>
      </w:pPr>
    </w:p>
    <w:p w14:paraId="000000DB" w14:textId="77777777" w:rsidR="00F718CE" w:rsidRDefault="00F718CE">
      <w:pPr>
        <w:rPr>
          <w:b/>
        </w:rPr>
      </w:pPr>
    </w:p>
    <w:p w14:paraId="000000DC" w14:textId="77777777" w:rsidR="00F718CE" w:rsidRDefault="00F718CE">
      <w:pPr>
        <w:rPr>
          <w:b/>
        </w:rPr>
      </w:pPr>
    </w:p>
    <w:p w14:paraId="000000DD" w14:textId="77777777" w:rsidR="00F718CE" w:rsidRDefault="00F718CE">
      <w:pPr>
        <w:rPr>
          <w:b/>
        </w:rPr>
      </w:pPr>
    </w:p>
    <w:p w14:paraId="000000DE" w14:textId="77777777" w:rsidR="00F718CE" w:rsidRDefault="00F718CE">
      <w:pPr>
        <w:rPr>
          <w:b/>
        </w:rPr>
      </w:pPr>
    </w:p>
    <w:p w14:paraId="000000DF" w14:textId="77777777" w:rsidR="00F718CE" w:rsidRDefault="00F718CE">
      <w:pPr>
        <w:rPr>
          <w:b/>
        </w:rPr>
      </w:pPr>
    </w:p>
    <w:p w14:paraId="000000E0" w14:textId="77777777" w:rsidR="00F718CE" w:rsidRDefault="00000000">
      <w:pPr>
        <w:rPr>
          <w:b/>
        </w:rPr>
      </w:pPr>
      <w:r>
        <w:rPr>
          <w:b/>
        </w:rPr>
        <w:lastRenderedPageBreak/>
        <w:t>DESARROLLO DE CONTENIDO</w:t>
      </w:r>
    </w:p>
    <w:p w14:paraId="000000E1" w14:textId="77777777" w:rsidR="00F718CE" w:rsidRDefault="00F718CE">
      <w:pPr>
        <w:rPr>
          <w:b/>
        </w:rPr>
      </w:pPr>
    </w:p>
    <w:p w14:paraId="000000E2" w14:textId="77777777" w:rsidR="00F718CE" w:rsidRDefault="00000000">
      <w:pPr>
        <w:numPr>
          <w:ilvl w:val="0"/>
          <w:numId w:val="7"/>
        </w:numPr>
        <w:pBdr>
          <w:top w:val="nil"/>
          <w:left w:val="nil"/>
          <w:bottom w:val="nil"/>
          <w:right w:val="nil"/>
          <w:between w:val="nil"/>
        </w:pBdr>
        <w:ind w:left="284" w:hanging="284"/>
        <w:rPr>
          <w:b/>
          <w:color w:val="000000"/>
        </w:rPr>
      </w:pPr>
      <w:r>
        <w:rPr>
          <w:b/>
          <w:color w:val="000000"/>
        </w:rPr>
        <w:t>Problema de soporte</w:t>
      </w:r>
    </w:p>
    <w:p w14:paraId="000000E3" w14:textId="77777777" w:rsidR="00F718CE" w:rsidRDefault="00F718CE">
      <w:pPr>
        <w:pBdr>
          <w:top w:val="nil"/>
          <w:left w:val="nil"/>
          <w:bottom w:val="nil"/>
          <w:right w:val="nil"/>
          <w:between w:val="nil"/>
        </w:pBdr>
        <w:ind w:left="284"/>
        <w:rPr>
          <w:b/>
          <w:color w:val="000000"/>
        </w:rPr>
      </w:pPr>
    </w:p>
    <w:tbl>
      <w:tblPr>
        <w:tblStyle w:val="afffffffff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154CA9E0" w14:textId="77777777">
        <w:trPr>
          <w:trHeight w:val="444"/>
        </w:trPr>
        <w:tc>
          <w:tcPr>
            <w:tcW w:w="13422" w:type="dxa"/>
            <w:shd w:val="clear" w:color="auto" w:fill="8DB3E2"/>
          </w:tcPr>
          <w:p w14:paraId="000000E4"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391DC354" w14:textId="77777777">
        <w:tc>
          <w:tcPr>
            <w:tcW w:w="13422" w:type="dxa"/>
          </w:tcPr>
          <w:p w14:paraId="000000E5" w14:textId="77777777" w:rsidR="00F718CE" w:rsidRPr="00E81B0C" w:rsidRDefault="00000000">
            <w:pPr>
              <w:jc w:val="both"/>
            </w:pPr>
            <w:r w:rsidRPr="00E81B0C">
              <w:t xml:space="preserve">El soporte técnico o también llamada mesa de ayuda, es un experto en mantenimiento de computadoras que ayuda a los clientes remotos a resolver los problemas que se encuentren al usar los equipos informáticos, especialmente cuando el dispositivo no funciona. </w:t>
            </w:r>
          </w:p>
          <w:p w14:paraId="000000E6" w14:textId="77777777" w:rsidR="00F718CE" w:rsidRDefault="00F718CE">
            <w:pPr>
              <w:jc w:val="both"/>
            </w:pPr>
          </w:p>
          <w:p w14:paraId="000000E7" w14:textId="77777777" w:rsidR="00F718CE" w:rsidRPr="00E81B0C" w:rsidRDefault="00000000">
            <w:pPr>
              <w:jc w:val="both"/>
            </w:pPr>
            <w:r w:rsidRPr="00E81B0C">
              <w:t>El servicio se proporciona de forma remota (teléfono), cuando el técnico de soporte trabaja en el centro de servicio (departamento de soporte técnico), puede brindar soporte a clientes de diferentes empresas. Este servicio es proporcionado por personal especializado en informática o mantenimiento, denominado técnico.</w:t>
            </w:r>
          </w:p>
          <w:p w14:paraId="000000E8" w14:textId="77777777" w:rsidR="00F718CE" w:rsidRDefault="00000000">
            <w:pPr>
              <w:jc w:val="center"/>
              <w:rPr>
                <w:color w:val="BFBFBF"/>
              </w:rPr>
            </w:pPr>
            <w:r>
              <w:rPr>
                <w:noProof/>
              </w:rPr>
              <w:drawing>
                <wp:inline distT="0" distB="0" distL="0" distR="0">
                  <wp:extent cx="2476500" cy="2667000"/>
                  <wp:effectExtent l="0" t="0" r="0" b="0"/>
                  <wp:docPr id="905" name="image77.jpg" descr="Iconos de soporte técnico plano e iconos de soporte técnico plano. Diseño plano moderno conceptos gráficos para banners web, sitios web, materiales impresos, infografías. Ilustraciones vectoriales creativas"/>
                  <wp:cNvGraphicFramePr/>
                  <a:graphic xmlns:a="http://schemas.openxmlformats.org/drawingml/2006/main">
                    <a:graphicData uri="http://schemas.openxmlformats.org/drawingml/2006/picture">
                      <pic:pic xmlns:pic="http://schemas.openxmlformats.org/drawingml/2006/picture">
                        <pic:nvPicPr>
                          <pic:cNvPr id="0" name="image77.jpg" descr="Iconos de soporte técnico plano e iconos de soporte técnico plano. Diseño plano moderno conceptos gráficos para banners web, sitios web, materiales impresos, infografías. Ilustraciones vectoriales creativas"/>
                          <pic:cNvPicPr preferRelativeResize="0"/>
                        </pic:nvPicPr>
                        <pic:blipFill>
                          <a:blip r:embed="rId41"/>
                          <a:srcRect/>
                          <a:stretch>
                            <a:fillRect/>
                          </a:stretch>
                        </pic:blipFill>
                        <pic:spPr>
                          <a:xfrm>
                            <a:off x="0" y="0"/>
                            <a:ext cx="2476500" cy="2667000"/>
                          </a:xfrm>
                          <a:prstGeom prst="rect">
                            <a:avLst/>
                          </a:prstGeom>
                          <a:ln/>
                        </pic:spPr>
                      </pic:pic>
                    </a:graphicData>
                  </a:graphic>
                </wp:inline>
              </w:drawing>
            </w:r>
          </w:p>
          <w:p w14:paraId="000000E9" w14:textId="77777777" w:rsidR="00F718CE" w:rsidRDefault="00000000">
            <w:pPr>
              <w:jc w:val="center"/>
            </w:pPr>
            <w:r>
              <w:lastRenderedPageBreak/>
              <w:t xml:space="preserve">Figura de referente: </w:t>
            </w:r>
            <w:hyperlink r:id="rId42">
              <w:r>
                <w:rPr>
                  <w:color w:val="0000FF"/>
                  <w:u w:val="single"/>
                </w:rPr>
                <w:t>https://www.shutterstock.com/image-vector/technical-support-flat-illustration-icons-600w-313741568.jpg</w:t>
              </w:r>
            </w:hyperlink>
            <w:r>
              <w:t xml:space="preserve"> </w:t>
            </w:r>
          </w:p>
          <w:p w14:paraId="000000EA" w14:textId="77777777" w:rsidR="00F718CE" w:rsidRDefault="00000000">
            <w:pPr>
              <w:jc w:val="center"/>
            </w:pPr>
            <w:r>
              <w:rPr>
                <w:b/>
              </w:rPr>
              <w:t>Imagen</w:t>
            </w:r>
            <w:r>
              <w:t xml:space="preserve"> 228116_i17</w:t>
            </w:r>
          </w:p>
          <w:p w14:paraId="000000EB" w14:textId="77777777" w:rsidR="00F718CE" w:rsidRDefault="00F718CE">
            <w:pPr>
              <w:jc w:val="center"/>
              <w:rPr>
                <w:color w:val="BFBFBF"/>
              </w:rPr>
            </w:pPr>
          </w:p>
        </w:tc>
      </w:tr>
    </w:tbl>
    <w:p w14:paraId="000000EC" w14:textId="77777777" w:rsidR="00F718CE" w:rsidRDefault="00F718CE"/>
    <w:tbl>
      <w:tblPr>
        <w:tblStyle w:val="affffffffffff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45DB35E5" w14:textId="77777777">
        <w:trPr>
          <w:trHeight w:val="444"/>
        </w:trPr>
        <w:tc>
          <w:tcPr>
            <w:tcW w:w="13422" w:type="dxa"/>
            <w:shd w:val="clear" w:color="auto" w:fill="8DB3E2"/>
          </w:tcPr>
          <w:p w14:paraId="000000ED" w14:textId="77777777" w:rsidR="00F718CE" w:rsidRDefault="00000000">
            <w:pPr>
              <w:keepNext/>
              <w:keepLines/>
              <w:pBdr>
                <w:top w:val="nil"/>
                <w:left w:val="nil"/>
                <w:bottom w:val="nil"/>
                <w:right w:val="nil"/>
                <w:between w:val="nil"/>
              </w:pBdr>
              <w:spacing w:before="400" w:after="120" w:line="276" w:lineRule="auto"/>
              <w:jc w:val="center"/>
              <w:rPr>
                <w:color w:val="000000"/>
              </w:rPr>
            </w:pPr>
            <w:bookmarkStart w:id="6" w:name="_heading=h.30j0zll" w:colFirst="0" w:colLast="0"/>
            <w:bookmarkEnd w:id="6"/>
            <w:r>
              <w:rPr>
                <w:color w:val="000000"/>
              </w:rPr>
              <w:t>Cuadro de texto</w:t>
            </w:r>
          </w:p>
        </w:tc>
      </w:tr>
      <w:tr w:rsidR="00F718CE" w14:paraId="05AF7DDE" w14:textId="77777777">
        <w:tc>
          <w:tcPr>
            <w:tcW w:w="13422" w:type="dxa"/>
          </w:tcPr>
          <w:p w14:paraId="000000EE" w14:textId="77777777" w:rsidR="00F718CE" w:rsidRDefault="00000000">
            <w:pPr>
              <w:spacing w:after="120"/>
              <w:jc w:val="both"/>
              <w:rPr>
                <w:i/>
                <w:color w:val="BFBFBF"/>
              </w:rPr>
            </w:pPr>
            <w:r>
              <w:t>A continuación, se presentan los diferentes tipos de problemas de soporte que se pueden presentar, así como la clasificación de los mismos.</w:t>
            </w:r>
          </w:p>
        </w:tc>
      </w:tr>
    </w:tbl>
    <w:p w14:paraId="000000EF" w14:textId="77777777" w:rsidR="00F718CE" w:rsidRDefault="00F718CE">
      <w:pPr>
        <w:rPr>
          <w:b/>
        </w:rPr>
      </w:pPr>
    </w:p>
    <w:p w14:paraId="000000F0" w14:textId="75F15FE2" w:rsidR="00F718CE" w:rsidRDefault="00000000">
      <w:pPr>
        <w:rPr>
          <w:b/>
        </w:rPr>
      </w:pPr>
      <w:sdt>
        <w:sdtPr>
          <w:tag w:val="goog_rdk_35"/>
          <w:id w:val="1895312769"/>
          <w:showingPlcHdr/>
        </w:sdtPr>
        <w:sdtContent>
          <w:r w:rsidR="00477B44">
            <w:t xml:space="preserve">     </w:t>
          </w:r>
        </w:sdtContent>
      </w:sdt>
      <w:r>
        <w:rPr>
          <w:b/>
        </w:rPr>
        <w:t>Tipos de problemas</w:t>
      </w:r>
    </w:p>
    <w:p w14:paraId="000000F1" w14:textId="77777777" w:rsidR="00F718CE" w:rsidRDefault="00F718CE">
      <w:pPr>
        <w:rPr>
          <w:b/>
        </w:rPr>
      </w:pPr>
    </w:p>
    <w:tbl>
      <w:tblPr>
        <w:tblStyle w:val="afffffffff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0"/>
        <w:gridCol w:w="8364"/>
        <w:gridCol w:w="3358"/>
      </w:tblGrid>
      <w:tr w:rsidR="00F718CE" w14:paraId="7A8B2803" w14:textId="77777777">
        <w:trPr>
          <w:trHeight w:val="420"/>
        </w:trPr>
        <w:tc>
          <w:tcPr>
            <w:tcW w:w="1690" w:type="dxa"/>
            <w:shd w:val="clear" w:color="auto" w:fill="C9DAF8"/>
            <w:tcMar>
              <w:top w:w="100" w:type="dxa"/>
              <w:left w:w="100" w:type="dxa"/>
              <w:bottom w:w="100" w:type="dxa"/>
              <w:right w:w="100" w:type="dxa"/>
            </w:tcMar>
          </w:tcPr>
          <w:p w14:paraId="000000F2" w14:textId="77777777" w:rsidR="00F718CE" w:rsidRDefault="00000000">
            <w:pPr>
              <w:widowControl w:val="0"/>
              <w:ind w:right="-804"/>
              <w:rPr>
                <w:b/>
              </w:rPr>
            </w:pPr>
            <w:r>
              <w:rPr>
                <w:b/>
              </w:rPr>
              <w:t xml:space="preserve">Tipo de </w:t>
            </w:r>
          </w:p>
          <w:p w14:paraId="000000F3" w14:textId="77777777" w:rsidR="00F718CE" w:rsidRDefault="00000000">
            <w:pPr>
              <w:widowControl w:val="0"/>
              <w:ind w:right="-804"/>
              <w:rPr>
                <w:b/>
              </w:rPr>
            </w:pPr>
            <w:r>
              <w:rPr>
                <w:b/>
              </w:rPr>
              <w:t>recurso</w:t>
            </w:r>
          </w:p>
        </w:tc>
        <w:tc>
          <w:tcPr>
            <w:tcW w:w="11722" w:type="dxa"/>
            <w:gridSpan w:val="2"/>
            <w:shd w:val="clear" w:color="auto" w:fill="C9DAF8"/>
            <w:tcMar>
              <w:top w:w="100" w:type="dxa"/>
              <w:left w:w="100" w:type="dxa"/>
              <w:bottom w:w="100" w:type="dxa"/>
              <w:right w:w="100" w:type="dxa"/>
            </w:tcMar>
          </w:tcPr>
          <w:p w14:paraId="000000F4" w14:textId="77777777" w:rsidR="00F718CE" w:rsidRDefault="00000000">
            <w:pPr>
              <w:keepNext/>
              <w:keepLines/>
              <w:widowControl w:val="0"/>
              <w:pBdr>
                <w:top w:val="nil"/>
                <w:left w:val="nil"/>
                <w:bottom w:val="nil"/>
                <w:right w:val="nil"/>
                <w:between w:val="nil"/>
              </w:pBdr>
              <w:spacing w:after="60" w:line="276" w:lineRule="auto"/>
              <w:jc w:val="center"/>
              <w:rPr>
                <w:color w:val="000000"/>
              </w:rPr>
            </w:pPr>
            <w:bookmarkStart w:id="7" w:name="_heading=h.1v1yuxt" w:colFirst="0" w:colLast="0"/>
            <w:bookmarkEnd w:id="7"/>
            <w:r>
              <w:rPr>
                <w:color w:val="000000"/>
              </w:rPr>
              <w:t>Pestañas o tabs horizontales</w:t>
            </w:r>
          </w:p>
        </w:tc>
      </w:tr>
      <w:tr w:rsidR="00F718CE" w14:paraId="478AF30D" w14:textId="77777777">
        <w:trPr>
          <w:trHeight w:val="420"/>
        </w:trPr>
        <w:tc>
          <w:tcPr>
            <w:tcW w:w="1690" w:type="dxa"/>
            <w:shd w:val="clear" w:color="auto" w:fill="auto"/>
            <w:tcMar>
              <w:top w:w="100" w:type="dxa"/>
              <w:left w:w="100" w:type="dxa"/>
              <w:bottom w:w="100" w:type="dxa"/>
              <w:right w:w="100" w:type="dxa"/>
            </w:tcMar>
          </w:tcPr>
          <w:p w14:paraId="000000F6" w14:textId="77777777" w:rsidR="00F718CE" w:rsidRDefault="00000000">
            <w:pPr>
              <w:widowControl w:val="0"/>
              <w:ind w:right="-804"/>
              <w:rPr>
                <w:b/>
              </w:rPr>
            </w:pPr>
            <w:r>
              <w:rPr>
                <w:b/>
              </w:rPr>
              <w:t>Introducción</w:t>
            </w:r>
          </w:p>
        </w:tc>
        <w:tc>
          <w:tcPr>
            <w:tcW w:w="11722" w:type="dxa"/>
            <w:gridSpan w:val="2"/>
            <w:shd w:val="clear" w:color="auto" w:fill="auto"/>
            <w:tcMar>
              <w:top w:w="100" w:type="dxa"/>
              <w:left w:w="100" w:type="dxa"/>
              <w:bottom w:w="100" w:type="dxa"/>
              <w:right w:w="100" w:type="dxa"/>
            </w:tcMar>
          </w:tcPr>
          <w:p w14:paraId="000000F7" w14:textId="77777777" w:rsidR="00F718CE" w:rsidRPr="00E81B0C" w:rsidRDefault="00000000">
            <w:pPr>
              <w:widowControl w:val="0"/>
              <w:jc w:val="both"/>
            </w:pPr>
            <w:r w:rsidRPr="00E81B0C">
              <w:t xml:space="preserve">Existen varios tipos de problemas. Los problemas técnicos incluyen todos los inconvenientes y fallas que pueden causar los dispositivos y sistemas técnicos. </w:t>
            </w:r>
          </w:p>
          <w:p w14:paraId="000000F8" w14:textId="77777777" w:rsidR="00F718CE" w:rsidRPr="00E81B0C" w:rsidRDefault="00F718CE">
            <w:pPr>
              <w:widowControl w:val="0"/>
              <w:jc w:val="both"/>
            </w:pPr>
          </w:p>
          <w:p w14:paraId="000000F9" w14:textId="77777777" w:rsidR="00F718CE" w:rsidRPr="00E81B0C" w:rsidRDefault="00000000">
            <w:pPr>
              <w:widowControl w:val="0"/>
              <w:jc w:val="both"/>
            </w:pPr>
            <w:r w:rsidRPr="00E81B0C">
              <w:t>Hoy en día, es poco probable que alguien no enfrente algún problema técnico en su vida. Se tienen problemas técnicos en la oficina, con computadoras, teléfonos móviles, redes sociales y muchas otras plataformas. Cualquier cosa que dependa de la tecnología enfrenta desafíos similares. Los problemas técnicos varían según el tipo de tecnología y algunos de ellos son muy comunes:</w:t>
            </w:r>
          </w:p>
        </w:tc>
      </w:tr>
      <w:tr w:rsidR="00F718CE" w14:paraId="389B0C38" w14:textId="77777777">
        <w:trPr>
          <w:trHeight w:val="420"/>
        </w:trPr>
        <w:tc>
          <w:tcPr>
            <w:tcW w:w="1690" w:type="dxa"/>
            <w:shd w:val="clear" w:color="auto" w:fill="auto"/>
            <w:tcMar>
              <w:top w:w="100" w:type="dxa"/>
              <w:left w:w="100" w:type="dxa"/>
              <w:bottom w:w="100" w:type="dxa"/>
              <w:right w:w="100" w:type="dxa"/>
            </w:tcMar>
          </w:tcPr>
          <w:p w14:paraId="000000FB" w14:textId="77777777" w:rsidR="00F718CE" w:rsidRDefault="00000000">
            <w:pPr>
              <w:widowControl w:val="0"/>
              <w:ind w:right="-804"/>
              <w:rPr>
                <w:b/>
                <w:color w:val="000000"/>
              </w:rPr>
            </w:pPr>
            <w:r>
              <w:rPr>
                <w:b/>
                <w:color w:val="000000"/>
              </w:rPr>
              <w:lastRenderedPageBreak/>
              <w:t xml:space="preserve">Problemas </w:t>
            </w:r>
          </w:p>
          <w:p w14:paraId="000000FC" w14:textId="77777777" w:rsidR="00F718CE" w:rsidRDefault="00000000">
            <w:pPr>
              <w:widowControl w:val="0"/>
              <w:ind w:right="-804"/>
              <w:rPr>
                <w:b/>
                <w:color w:val="000000"/>
              </w:rPr>
            </w:pPr>
            <w:r>
              <w:rPr>
                <w:b/>
                <w:color w:val="000000"/>
              </w:rPr>
              <w:t xml:space="preserve">técnicos en </w:t>
            </w:r>
          </w:p>
          <w:p w14:paraId="000000FD" w14:textId="77777777" w:rsidR="00F718CE" w:rsidRDefault="00000000">
            <w:pPr>
              <w:widowControl w:val="0"/>
              <w:ind w:right="-804"/>
              <w:rPr>
                <w:b/>
              </w:rPr>
            </w:pPr>
            <w:r>
              <w:rPr>
                <w:b/>
                <w:color w:val="000000"/>
              </w:rPr>
              <w:t>portátiles</w:t>
            </w:r>
          </w:p>
        </w:tc>
        <w:tc>
          <w:tcPr>
            <w:tcW w:w="8364" w:type="dxa"/>
            <w:shd w:val="clear" w:color="auto" w:fill="auto"/>
            <w:tcMar>
              <w:top w:w="100" w:type="dxa"/>
              <w:left w:w="100" w:type="dxa"/>
              <w:bottom w:w="100" w:type="dxa"/>
              <w:right w:w="100" w:type="dxa"/>
            </w:tcMar>
          </w:tcPr>
          <w:p w14:paraId="000000FE" w14:textId="77777777" w:rsidR="00F718CE" w:rsidRPr="00E81B0C" w:rsidRDefault="00000000">
            <w:pPr>
              <w:pBdr>
                <w:top w:val="nil"/>
                <w:left w:val="nil"/>
                <w:bottom w:val="nil"/>
                <w:right w:val="nil"/>
                <w:between w:val="nil"/>
              </w:pBdr>
              <w:jc w:val="both"/>
            </w:pPr>
            <w:r w:rsidRPr="00E81B0C">
              <w:t xml:space="preserve">Las computadoras portátiles son preferidas por muchas personas, por razones como: la capacidad, el peso ligero, la facilidad para desplazarla a cualquier lugar, la duración de la batería y el bajo consumo de cable. Las personas suelen utilizarlas para el trabajo y el estudio. Algunos de los problemas técnicos que se pueden presentar en su mayoría son relativamente fáciles de resolver. Algunos de los errores más comunes de las computadoras portátiles son la duración de la batería, el sobrecalentamiento, los problemas de conectividad inalámbrica, problemas de </w:t>
            </w:r>
            <w:r w:rsidRPr="00E81B0C">
              <w:rPr>
                <w:i/>
              </w:rPr>
              <w:t>software</w:t>
            </w:r>
            <w:r w:rsidRPr="00E81B0C">
              <w:t xml:space="preserve"> sistema operativo, </w:t>
            </w:r>
            <w:r w:rsidRPr="00E81B0C">
              <w:rPr>
                <w:i/>
              </w:rPr>
              <w:t>drivers</w:t>
            </w:r>
            <w:r w:rsidRPr="00E81B0C">
              <w:t>, bloqueos de la cámara web y la poca memoria.</w:t>
            </w:r>
          </w:p>
        </w:tc>
        <w:tc>
          <w:tcPr>
            <w:tcW w:w="3358" w:type="dxa"/>
            <w:shd w:val="clear" w:color="auto" w:fill="auto"/>
            <w:tcMar>
              <w:top w:w="100" w:type="dxa"/>
              <w:left w:w="100" w:type="dxa"/>
              <w:bottom w:w="100" w:type="dxa"/>
              <w:right w:w="100" w:type="dxa"/>
            </w:tcMar>
          </w:tcPr>
          <w:p w14:paraId="000000FF" w14:textId="77777777" w:rsidR="00F718CE" w:rsidRDefault="00000000">
            <w:pPr>
              <w:widowControl w:val="0"/>
            </w:pPr>
            <w:r>
              <w:rPr>
                <w:noProof/>
              </w:rPr>
              <w:drawing>
                <wp:inline distT="0" distB="0" distL="0" distR="0">
                  <wp:extent cx="1714898" cy="1122074"/>
                  <wp:effectExtent l="0" t="0" r="0" b="0"/>
                  <wp:docPr id="906" name="image74.jpg" descr="Página de inicio de servicio y reparación de diseño de equipos. Soporte técnico de caricaturas: Carácter de hombre trabaja en la reparación de portátiles, hardware o software. Solución de problemas o comprobación de problemas. Ilustración plana vectorial"/>
                  <wp:cNvGraphicFramePr/>
                  <a:graphic xmlns:a="http://schemas.openxmlformats.org/drawingml/2006/main">
                    <a:graphicData uri="http://schemas.openxmlformats.org/drawingml/2006/picture">
                      <pic:pic xmlns:pic="http://schemas.openxmlformats.org/drawingml/2006/picture">
                        <pic:nvPicPr>
                          <pic:cNvPr id="0" name="image74.jpg" descr="Página de inicio de servicio y reparación de diseño de equipos. Soporte técnico de caricaturas: Carácter de hombre trabaja en la reparación de portátiles, hardware o software. Solución de problemas o comprobación de problemas. Ilustración plana vectorial"/>
                          <pic:cNvPicPr preferRelativeResize="0"/>
                        </pic:nvPicPr>
                        <pic:blipFill>
                          <a:blip r:embed="rId43"/>
                          <a:srcRect/>
                          <a:stretch>
                            <a:fillRect/>
                          </a:stretch>
                        </pic:blipFill>
                        <pic:spPr>
                          <a:xfrm>
                            <a:off x="0" y="0"/>
                            <a:ext cx="1714898" cy="1122074"/>
                          </a:xfrm>
                          <a:prstGeom prst="rect">
                            <a:avLst/>
                          </a:prstGeom>
                          <a:ln/>
                        </pic:spPr>
                      </pic:pic>
                    </a:graphicData>
                  </a:graphic>
                </wp:inline>
              </w:drawing>
            </w:r>
          </w:p>
          <w:p w14:paraId="00000100" w14:textId="77777777" w:rsidR="00F718CE" w:rsidRDefault="00000000">
            <w:pPr>
              <w:widowControl w:val="0"/>
              <w:rPr>
                <w:color w:val="999999"/>
              </w:rPr>
            </w:pPr>
            <w:r>
              <w:t>Imagen de referencia (o similar)</w:t>
            </w:r>
          </w:p>
          <w:p w14:paraId="00000101" w14:textId="77777777" w:rsidR="00F718CE" w:rsidRDefault="00000000">
            <w:pPr>
              <w:widowControl w:val="0"/>
            </w:pPr>
            <w:hyperlink r:id="rId44">
              <w:r>
                <w:rPr>
                  <w:color w:val="0000FF"/>
                  <w:u w:val="single"/>
                </w:rPr>
                <w:t>https://www.shutterstock.com/image-vector/computer-service-repair-design-landing-600w-1482398822.jpg</w:t>
              </w:r>
            </w:hyperlink>
          </w:p>
          <w:p w14:paraId="00000102" w14:textId="77777777" w:rsidR="00F718CE" w:rsidRDefault="00000000">
            <w:pPr>
              <w:widowControl w:val="0"/>
              <w:rPr>
                <w:b/>
              </w:rPr>
            </w:pPr>
            <w:r>
              <w:rPr>
                <w:b/>
              </w:rPr>
              <w:t xml:space="preserve">Imagen: </w:t>
            </w:r>
            <w:r>
              <w:t>228116_i18</w:t>
            </w:r>
          </w:p>
        </w:tc>
      </w:tr>
      <w:tr w:rsidR="00F718CE" w14:paraId="2F3099A9" w14:textId="77777777">
        <w:trPr>
          <w:trHeight w:val="420"/>
        </w:trPr>
        <w:tc>
          <w:tcPr>
            <w:tcW w:w="1690" w:type="dxa"/>
            <w:shd w:val="clear" w:color="auto" w:fill="auto"/>
            <w:tcMar>
              <w:top w:w="100" w:type="dxa"/>
              <w:left w:w="100" w:type="dxa"/>
              <w:bottom w:w="100" w:type="dxa"/>
              <w:right w:w="100" w:type="dxa"/>
            </w:tcMar>
          </w:tcPr>
          <w:p w14:paraId="00000103" w14:textId="77777777" w:rsidR="00F718CE" w:rsidRDefault="00000000">
            <w:pPr>
              <w:widowControl w:val="0"/>
              <w:rPr>
                <w:b/>
              </w:rPr>
            </w:pPr>
            <w:r>
              <w:rPr>
                <w:b/>
                <w:color w:val="000000"/>
              </w:rPr>
              <w:t>Problemas técnicos de navegadores</w:t>
            </w:r>
          </w:p>
        </w:tc>
        <w:tc>
          <w:tcPr>
            <w:tcW w:w="8364" w:type="dxa"/>
            <w:shd w:val="clear" w:color="auto" w:fill="auto"/>
            <w:tcMar>
              <w:top w:w="100" w:type="dxa"/>
              <w:left w:w="100" w:type="dxa"/>
              <w:bottom w:w="100" w:type="dxa"/>
              <w:right w:w="100" w:type="dxa"/>
            </w:tcMar>
          </w:tcPr>
          <w:p w14:paraId="00000104" w14:textId="77777777" w:rsidR="00F718CE" w:rsidRDefault="00000000">
            <w:pPr>
              <w:widowControl w:val="0"/>
              <w:jc w:val="both"/>
            </w:pPr>
            <w:r>
              <w:t>Los navegadores de internet son un ejemplo perfecto de falla técnica. Este tipo de falla suele estar relacionada con la computadora, pero a veces no. En algunos casos, el error está en el programa navegador y suele ser causado por virus. Algunos de estos problemas técnicos incluyen rendimiento lento, cierre automático de páginas, carga lenta e inconsistencias al momento de navegar.</w:t>
            </w:r>
          </w:p>
        </w:tc>
        <w:tc>
          <w:tcPr>
            <w:tcW w:w="3358" w:type="dxa"/>
            <w:shd w:val="clear" w:color="auto" w:fill="auto"/>
            <w:tcMar>
              <w:top w:w="100" w:type="dxa"/>
              <w:left w:w="100" w:type="dxa"/>
              <w:bottom w:w="100" w:type="dxa"/>
              <w:right w:w="100" w:type="dxa"/>
            </w:tcMar>
          </w:tcPr>
          <w:p w14:paraId="00000105" w14:textId="77777777" w:rsidR="00F718CE" w:rsidRDefault="00000000">
            <w:pPr>
              <w:widowControl w:val="0"/>
              <w:rPr>
                <w:b/>
              </w:rPr>
            </w:pPr>
            <w:r>
              <w:rPr>
                <w:noProof/>
              </w:rPr>
              <w:drawing>
                <wp:inline distT="0" distB="0" distL="0" distR="0">
                  <wp:extent cx="1680345" cy="1130879"/>
                  <wp:effectExtent l="0" t="0" r="0" b="0"/>
                  <wp:docPr id="907" name="image73.jpg" descr="Plantilla de página de inicio con usuario de Internet y ventana de explorador con enchufe extraído del socket. Concepto de error de servidor, sitio web no disponible, acceso denegado. Ilustración vectorial plana moderna para la página web."/>
                  <wp:cNvGraphicFramePr/>
                  <a:graphic xmlns:a="http://schemas.openxmlformats.org/drawingml/2006/main">
                    <a:graphicData uri="http://schemas.openxmlformats.org/drawingml/2006/picture">
                      <pic:pic xmlns:pic="http://schemas.openxmlformats.org/drawingml/2006/picture">
                        <pic:nvPicPr>
                          <pic:cNvPr id="0" name="image73.jpg" descr="Plantilla de página de inicio con usuario de Internet y ventana de explorador con enchufe extraído del socket. Concepto de error de servidor, sitio web no disponible, acceso denegado. Ilustración vectorial plana moderna para la página web."/>
                          <pic:cNvPicPr preferRelativeResize="0"/>
                        </pic:nvPicPr>
                        <pic:blipFill>
                          <a:blip r:embed="rId45"/>
                          <a:srcRect/>
                          <a:stretch>
                            <a:fillRect/>
                          </a:stretch>
                        </pic:blipFill>
                        <pic:spPr>
                          <a:xfrm>
                            <a:off x="0" y="0"/>
                            <a:ext cx="1680345" cy="1130879"/>
                          </a:xfrm>
                          <a:prstGeom prst="rect">
                            <a:avLst/>
                          </a:prstGeom>
                          <a:ln/>
                        </pic:spPr>
                      </pic:pic>
                    </a:graphicData>
                  </a:graphic>
                </wp:inline>
              </w:drawing>
            </w:r>
          </w:p>
          <w:p w14:paraId="00000106" w14:textId="77777777" w:rsidR="00F718CE" w:rsidRDefault="00F718CE">
            <w:pPr>
              <w:widowControl w:val="0"/>
            </w:pPr>
          </w:p>
          <w:p w14:paraId="00000107" w14:textId="77777777" w:rsidR="00F718CE" w:rsidRDefault="00000000">
            <w:pPr>
              <w:widowControl w:val="0"/>
              <w:rPr>
                <w:color w:val="999999"/>
              </w:rPr>
            </w:pPr>
            <w:r>
              <w:t>Imagen de referencia (o similar)</w:t>
            </w:r>
          </w:p>
          <w:p w14:paraId="00000108" w14:textId="77777777" w:rsidR="00F718CE" w:rsidRDefault="00000000">
            <w:pPr>
              <w:widowControl w:val="0"/>
            </w:pPr>
            <w:hyperlink r:id="rId46">
              <w:r>
                <w:rPr>
                  <w:color w:val="0000FF"/>
                  <w:u w:val="single"/>
                </w:rPr>
                <w:t>https://www.shutterstock.com/image-vector/landing-page-template-internet-user-600w-2181967749.jpg</w:t>
              </w:r>
            </w:hyperlink>
            <w:r>
              <w:t xml:space="preserve"> </w:t>
            </w:r>
          </w:p>
          <w:p w14:paraId="00000109" w14:textId="77777777" w:rsidR="00F718CE" w:rsidRDefault="00000000">
            <w:pPr>
              <w:widowControl w:val="0"/>
              <w:rPr>
                <w:b/>
              </w:rPr>
            </w:pPr>
            <w:r>
              <w:rPr>
                <w:b/>
              </w:rPr>
              <w:t xml:space="preserve">Imagen: </w:t>
            </w:r>
            <w:r>
              <w:t>228116_i19</w:t>
            </w:r>
          </w:p>
        </w:tc>
      </w:tr>
      <w:tr w:rsidR="00F718CE" w14:paraId="7683AFA6" w14:textId="77777777">
        <w:trPr>
          <w:trHeight w:val="420"/>
        </w:trPr>
        <w:tc>
          <w:tcPr>
            <w:tcW w:w="1690" w:type="dxa"/>
            <w:shd w:val="clear" w:color="auto" w:fill="auto"/>
            <w:tcMar>
              <w:top w:w="100" w:type="dxa"/>
              <w:left w:w="100" w:type="dxa"/>
              <w:bottom w:w="100" w:type="dxa"/>
              <w:right w:w="100" w:type="dxa"/>
            </w:tcMar>
          </w:tcPr>
          <w:p w14:paraId="0000010A" w14:textId="77777777" w:rsidR="00F718CE" w:rsidRDefault="00000000">
            <w:pPr>
              <w:widowControl w:val="0"/>
              <w:rPr>
                <w:b/>
              </w:rPr>
            </w:pPr>
            <w:r>
              <w:rPr>
                <w:b/>
                <w:color w:val="000000"/>
              </w:rPr>
              <w:lastRenderedPageBreak/>
              <w:t>Problemas técnicos en el Wi-Fi</w:t>
            </w:r>
          </w:p>
        </w:tc>
        <w:tc>
          <w:tcPr>
            <w:tcW w:w="8364" w:type="dxa"/>
            <w:shd w:val="clear" w:color="auto" w:fill="auto"/>
            <w:tcMar>
              <w:top w:w="100" w:type="dxa"/>
              <w:left w:w="100" w:type="dxa"/>
              <w:bottom w:w="100" w:type="dxa"/>
              <w:right w:w="100" w:type="dxa"/>
            </w:tcMar>
          </w:tcPr>
          <w:p w14:paraId="0000010B" w14:textId="77777777" w:rsidR="00F718CE" w:rsidRDefault="00000000">
            <w:pPr>
              <w:widowControl w:val="0"/>
              <w:jc w:val="both"/>
            </w:pPr>
            <w:r>
              <w:rPr>
                <w:color w:val="000000"/>
              </w:rPr>
              <w:t>Conectarse a internet puede convertirse en una pesadilla cuando nuestros dispositivos no pueden acceder a la red debido a las interrupciones del Wi-Fi. Algunos de estos problemas son la falta de disponibilidad de la red, la desconexión espontánea, la conexión lenta, la incompatibilidad del dispositivo y la falla del enrutador.</w:t>
            </w:r>
          </w:p>
        </w:tc>
        <w:tc>
          <w:tcPr>
            <w:tcW w:w="3358" w:type="dxa"/>
            <w:shd w:val="clear" w:color="auto" w:fill="auto"/>
            <w:tcMar>
              <w:top w:w="100" w:type="dxa"/>
              <w:left w:w="100" w:type="dxa"/>
              <w:bottom w:w="100" w:type="dxa"/>
              <w:right w:w="100" w:type="dxa"/>
            </w:tcMar>
          </w:tcPr>
          <w:p w14:paraId="0000010C" w14:textId="77777777" w:rsidR="00F718CE" w:rsidRDefault="00000000">
            <w:pPr>
              <w:widowControl w:val="0"/>
              <w:rPr>
                <w:b/>
              </w:rPr>
            </w:pPr>
            <w:r>
              <w:rPr>
                <w:noProof/>
              </w:rPr>
              <w:drawing>
                <wp:inline distT="0" distB="0" distL="0" distR="0">
                  <wp:extent cx="1797486" cy="1216348"/>
                  <wp:effectExtent l="0" t="0" r="0" b="0"/>
                  <wp:docPr id="863" name="image35.jpg" descr="técnico de internet, técnico de fibra óptica. Wifi, red inalámbrica. un trabajador o personal reparan la red de Internet del cliente. servicio de internet. trabajo y profesión. ilustración de caricatura plana. diseño de concepto"/>
                  <wp:cNvGraphicFramePr/>
                  <a:graphic xmlns:a="http://schemas.openxmlformats.org/drawingml/2006/main">
                    <a:graphicData uri="http://schemas.openxmlformats.org/drawingml/2006/picture">
                      <pic:pic xmlns:pic="http://schemas.openxmlformats.org/drawingml/2006/picture">
                        <pic:nvPicPr>
                          <pic:cNvPr id="0" name="image35.jpg" descr="técnico de internet, técnico de fibra óptica. Wifi, red inalámbrica. un trabajador o personal reparan la red de Internet del cliente. servicio de internet. trabajo y profesión. ilustración de caricatura plana. diseño de concepto"/>
                          <pic:cNvPicPr preferRelativeResize="0"/>
                        </pic:nvPicPr>
                        <pic:blipFill>
                          <a:blip r:embed="rId47"/>
                          <a:srcRect t="19267"/>
                          <a:stretch>
                            <a:fillRect/>
                          </a:stretch>
                        </pic:blipFill>
                        <pic:spPr>
                          <a:xfrm>
                            <a:off x="0" y="0"/>
                            <a:ext cx="1797486" cy="1216348"/>
                          </a:xfrm>
                          <a:prstGeom prst="rect">
                            <a:avLst/>
                          </a:prstGeom>
                          <a:ln/>
                        </pic:spPr>
                      </pic:pic>
                    </a:graphicData>
                  </a:graphic>
                </wp:inline>
              </w:drawing>
            </w:r>
          </w:p>
          <w:p w14:paraId="0000010D" w14:textId="77777777" w:rsidR="00F718CE" w:rsidRDefault="00000000">
            <w:pPr>
              <w:widowControl w:val="0"/>
              <w:rPr>
                <w:color w:val="999999"/>
              </w:rPr>
            </w:pPr>
            <w:r>
              <w:t>Imagen de referencia (o similar)</w:t>
            </w:r>
          </w:p>
          <w:p w14:paraId="0000010E" w14:textId="77777777" w:rsidR="00F718CE" w:rsidRDefault="00000000">
            <w:pPr>
              <w:widowControl w:val="0"/>
            </w:pPr>
            <w:hyperlink r:id="rId48">
              <w:r>
                <w:rPr>
                  <w:color w:val="0000FF"/>
                  <w:u w:val="single"/>
                </w:rPr>
                <w:t>https://www.shutterstock.com/image-vector/internet-technician-fiber-optic-wifi-600w-2133271513.jpg</w:t>
              </w:r>
            </w:hyperlink>
            <w:r>
              <w:t xml:space="preserve">  </w:t>
            </w:r>
          </w:p>
          <w:p w14:paraId="0000010F" w14:textId="77777777" w:rsidR="00F718CE" w:rsidRDefault="00000000">
            <w:pPr>
              <w:widowControl w:val="0"/>
              <w:rPr>
                <w:b/>
              </w:rPr>
            </w:pPr>
            <w:r>
              <w:rPr>
                <w:b/>
              </w:rPr>
              <w:t xml:space="preserve">Imagen: </w:t>
            </w:r>
            <w:r>
              <w:t>228116_i20</w:t>
            </w:r>
          </w:p>
        </w:tc>
      </w:tr>
      <w:tr w:rsidR="00F718CE" w14:paraId="34F6698B" w14:textId="77777777">
        <w:trPr>
          <w:trHeight w:val="420"/>
        </w:trPr>
        <w:tc>
          <w:tcPr>
            <w:tcW w:w="1690" w:type="dxa"/>
            <w:shd w:val="clear" w:color="auto" w:fill="auto"/>
            <w:tcMar>
              <w:top w:w="100" w:type="dxa"/>
              <w:left w:w="100" w:type="dxa"/>
              <w:bottom w:w="100" w:type="dxa"/>
              <w:right w:w="100" w:type="dxa"/>
            </w:tcMar>
          </w:tcPr>
          <w:p w14:paraId="00000110" w14:textId="77777777" w:rsidR="00F718CE" w:rsidRDefault="00000000">
            <w:pPr>
              <w:widowControl w:val="0"/>
              <w:rPr>
                <w:b/>
              </w:rPr>
            </w:pPr>
            <w:r>
              <w:rPr>
                <w:b/>
                <w:color w:val="000000"/>
              </w:rPr>
              <w:t>Problemas técnicos en la red LAN</w:t>
            </w:r>
          </w:p>
        </w:tc>
        <w:tc>
          <w:tcPr>
            <w:tcW w:w="8364" w:type="dxa"/>
            <w:shd w:val="clear" w:color="auto" w:fill="auto"/>
            <w:tcMar>
              <w:top w:w="100" w:type="dxa"/>
              <w:left w:w="100" w:type="dxa"/>
              <w:bottom w:w="100" w:type="dxa"/>
              <w:right w:w="100" w:type="dxa"/>
            </w:tcMar>
          </w:tcPr>
          <w:p w14:paraId="00000111" w14:textId="77777777" w:rsidR="00F718CE" w:rsidRDefault="00000000">
            <w:pPr>
              <w:widowControl w:val="0"/>
              <w:jc w:val="both"/>
            </w:pPr>
            <w:r>
              <w:rPr>
                <w:color w:val="000000"/>
              </w:rPr>
              <w:t>Es la red que conecta varias computadoras en la sala o edificio local. Esto suele ser común en oficinas corporativas y universidades donde se necesita sincronizar dispositivos del mismo sistema. Este tipo de red falla regularmente y muchos de estos errores incluyen dificultades de direcciones IP, fallas de enrutadores, conflictos de enlaces, fallas de tarjetas de enlace y ancho de banda insuficiente.</w:t>
            </w:r>
          </w:p>
        </w:tc>
        <w:tc>
          <w:tcPr>
            <w:tcW w:w="3358" w:type="dxa"/>
            <w:shd w:val="clear" w:color="auto" w:fill="auto"/>
            <w:tcMar>
              <w:top w:w="100" w:type="dxa"/>
              <w:left w:w="100" w:type="dxa"/>
              <w:bottom w:w="100" w:type="dxa"/>
              <w:right w:w="100" w:type="dxa"/>
            </w:tcMar>
          </w:tcPr>
          <w:p w14:paraId="00000112" w14:textId="77777777" w:rsidR="00F718CE" w:rsidRDefault="00000000">
            <w:pPr>
              <w:widowControl w:val="0"/>
              <w:rPr>
                <w:b/>
              </w:rPr>
            </w:pPr>
            <w:r>
              <w:rPr>
                <w:noProof/>
              </w:rPr>
              <w:drawing>
                <wp:inline distT="0" distB="0" distL="0" distR="0">
                  <wp:extent cx="1787059" cy="1083101"/>
                  <wp:effectExtent l="0" t="0" r="0" b="0"/>
                  <wp:docPr id="865" name="image26.jpg" descr="Reparación De Soporte De Lan De Red Con Vector De Cable. Servicio De Soporte De Lan De Red Hombres Fijando Y Conectando El Cable. Personajes Hombres Ingeniero Proveedor de Internet Empleados Ilustración de caricatura plana"/>
                  <wp:cNvGraphicFramePr/>
                  <a:graphic xmlns:a="http://schemas.openxmlformats.org/drawingml/2006/main">
                    <a:graphicData uri="http://schemas.openxmlformats.org/drawingml/2006/picture">
                      <pic:pic xmlns:pic="http://schemas.openxmlformats.org/drawingml/2006/picture">
                        <pic:nvPicPr>
                          <pic:cNvPr id="0" name="image26.jpg" descr="Reparación De Soporte De Lan De Red Con Vector De Cable. Servicio De Soporte De Lan De Red Hombres Fijando Y Conectando El Cable. Personajes Hombres Ingeniero Proveedor de Internet Empleados Ilustración de caricatura plana"/>
                          <pic:cNvPicPr preferRelativeResize="0"/>
                        </pic:nvPicPr>
                        <pic:blipFill>
                          <a:blip r:embed="rId49"/>
                          <a:srcRect/>
                          <a:stretch>
                            <a:fillRect/>
                          </a:stretch>
                        </pic:blipFill>
                        <pic:spPr>
                          <a:xfrm>
                            <a:off x="0" y="0"/>
                            <a:ext cx="1787059" cy="1083101"/>
                          </a:xfrm>
                          <a:prstGeom prst="rect">
                            <a:avLst/>
                          </a:prstGeom>
                          <a:ln/>
                        </pic:spPr>
                      </pic:pic>
                    </a:graphicData>
                  </a:graphic>
                </wp:inline>
              </w:drawing>
            </w:r>
          </w:p>
          <w:p w14:paraId="00000113" w14:textId="77777777" w:rsidR="00F718CE" w:rsidRDefault="00000000">
            <w:pPr>
              <w:widowControl w:val="0"/>
              <w:rPr>
                <w:color w:val="999999"/>
              </w:rPr>
            </w:pPr>
            <w:r>
              <w:t>Imagen de referencia (o similar)</w:t>
            </w:r>
          </w:p>
          <w:p w14:paraId="00000114" w14:textId="77777777" w:rsidR="00F718CE" w:rsidRDefault="00000000">
            <w:pPr>
              <w:widowControl w:val="0"/>
            </w:pPr>
            <w:hyperlink r:id="rId50">
              <w:r>
                <w:rPr>
                  <w:color w:val="0000FF"/>
                  <w:u w:val="single"/>
                </w:rPr>
                <w:t>https://www.shutterstock.com/image-vector/network-lan-support-repairmen-cable-600w-2093426050.jpg</w:t>
              </w:r>
            </w:hyperlink>
            <w:r>
              <w:t xml:space="preserve"> </w:t>
            </w:r>
          </w:p>
          <w:p w14:paraId="00000115" w14:textId="77777777" w:rsidR="00F718CE" w:rsidRDefault="00000000">
            <w:pPr>
              <w:widowControl w:val="0"/>
              <w:rPr>
                <w:b/>
              </w:rPr>
            </w:pPr>
            <w:r>
              <w:rPr>
                <w:b/>
              </w:rPr>
              <w:t xml:space="preserve">Imagen: </w:t>
            </w:r>
            <w:r>
              <w:t>228116_i21</w:t>
            </w:r>
          </w:p>
        </w:tc>
      </w:tr>
    </w:tbl>
    <w:p w14:paraId="00000116" w14:textId="77777777" w:rsidR="00F718CE" w:rsidRDefault="00F718CE">
      <w:pPr>
        <w:rPr>
          <w:b/>
        </w:rPr>
      </w:pPr>
    </w:p>
    <w:p w14:paraId="00000117" w14:textId="77777777" w:rsidR="00F718CE" w:rsidRDefault="00F718CE">
      <w:pPr>
        <w:rPr>
          <w:b/>
        </w:rPr>
      </w:pPr>
    </w:p>
    <w:p w14:paraId="00000118" w14:textId="77777777" w:rsidR="00F718CE" w:rsidRDefault="00F718CE">
      <w:pPr>
        <w:rPr>
          <w:b/>
        </w:rPr>
      </w:pPr>
    </w:p>
    <w:p w14:paraId="00000119" w14:textId="1E1A4C5E" w:rsidR="00F718CE" w:rsidRDefault="00000000">
      <w:pPr>
        <w:rPr>
          <w:b/>
        </w:rPr>
      </w:pPr>
      <w:sdt>
        <w:sdtPr>
          <w:tag w:val="goog_rdk_37"/>
          <w:id w:val="-663316459"/>
          <w:showingPlcHdr/>
        </w:sdtPr>
        <w:sdtContent>
          <w:r w:rsidR="00E81B0C">
            <w:t xml:space="preserve">     </w:t>
          </w:r>
        </w:sdtContent>
      </w:sdt>
      <w:r>
        <w:rPr>
          <w:b/>
        </w:rPr>
        <w:t>Clasificación de problemas</w:t>
      </w:r>
    </w:p>
    <w:p w14:paraId="0000011A" w14:textId="77777777" w:rsidR="00F718CE" w:rsidRDefault="00F718CE">
      <w:pPr>
        <w:rPr>
          <w:b/>
        </w:rPr>
      </w:pPr>
    </w:p>
    <w:tbl>
      <w:tblPr>
        <w:tblStyle w:val="affffffffff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5B48361A" w14:textId="77777777">
        <w:trPr>
          <w:trHeight w:val="444"/>
        </w:trPr>
        <w:tc>
          <w:tcPr>
            <w:tcW w:w="13422" w:type="dxa"/>
            <w:shd w:val="clear" w:color="auto" w:fill="8DB3E2"/>
          </w:tcPr>
          <w:p w14:paraId="0000011B"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7C5065E6" w14:textId="77777777">
        <w:tc>
          <w:tcPr>
            <w:tcW w:w="13422" w:type="dxa"/>
          </w:tcPr>
          <w:p w14:paraId="0000011C" w14:textId="77777777" w:rsidR="00F718CE" w:rsidRDefault="00000000">
            <w:pPr>
              <w:spacing w:after="120"/>
              <w:jc w:val="both"/>
              <w:rPr>
                <w:i/>
                <w:color w:val="BFBFBF"/>
              </w:rPr>
            </w:pPr>
            <w:r>
              <w:t xml:space="preserve">Los problemas de soporte </w:t>
            </w:r>
            <w:r>
              <w:rPr>
                <w:color w:val="000000"/>
              </w:rPr>
              <w:t>se clasifican en los siguientes cuatro elementos:</w:t>
            </w:r>
          </w:p>
        </w:tc>
      </w:tr>
    </w:tbl>
    <w:p w14:paraId="0000011D" w14:textId="77777777" w:rsidR="00F718CE" w:rsidRDefault="00F718CE">
      <w:pPr>
        <w:rPr>
          <w:b/>
        </w:rPr>
      </w:pPr>
    </w:p>
    <w:p w14:paraId="0000011E" w14:textId="77777777" w:rsidR="00F718CE" w:rsidRDefault="00000000">
      <w:pPr>
        <w:rPr>
          <w:b/>
        </w:rPr>
      </w:pPr>
      <w:r>
        <w:rPr>
          <w:b/>
        </w:rPr>
        <w:t>Problemas de arranque</w:t>
      </w:r>
    </w:p>
    <w:p w14:paraId="0000011F" w14:textId="77777777" w:rsidR="00F718CE" w:rsidRDefault="00F718CE">
      <w:pPr>
        <w:rPr>
          <w:b/>
        </w:rPr>
      </w:pPr>
    </w:p>
    <w:tbl>
      <w:tblPr>
        <w:tblStyle w:val="afffffff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F718CE" w14:paraId="33621C52" w14:textId="77777777">
        <w:tc>
          <w:tcPr>
            <w:tcW w:w="4093" w:type="dxa"/>
            <w:shd w:val="clear" w:color="auto" w:fill="C9DAF8"/>
            <w:tcMar>
              <w:top w:w="100" w:type="dxa"/>
              <w:left w:w="100" w:type="dxa"/>
              <w:bottom w:w="100" w:type="dxa"/>
              <w:right w:w="100" w:type="dxa"/>
            </w:tcMar>
          </w:tcPr>
          <w:p w14:paraId="00000120" w14:textId="77777777" w:rsidR="00F718CE" w:rsidRDefault="00000000">
            <w:pPr>
              <w:widowControl w:val="0"/>
              <w:pBdr>
                <w:top w:val="nil"/>
                <w:left w:val="nil"/>
                <w:bottom w:val="nil"/>
                <w:right w:val="nil"/>
                <w:between w:val="nil"/>
              </w:pBdr>
              <w:jc w:val="center"/>
              <w:rPr>
                <w:b/>
              </w:rPr>
            </w:pPr>
            <w:r>
              <w:rPr>
                <w:b/>
              </w:rPr>
              <w:t>Tipo de recurso</w:t>
            </w:r>
          </w:p>
        </w:tc>
        <w:tc>
          <w:tcPr>
            <w:tcW w:w="9319" w:type="dxa"/>
            <w:shd w:val="clear" w:color="auto" w:fill="C9DAF8"/>
            <w:tcMar>
              <w:top w:w="100" w:type="dxa"/>
              <w:left w:w="100" w:type="dxa"/>
              <w:bottom w:w="100" w:type="dxa"/>
              <w:right w:w="100" w:type="dxa"/>
            </w:tcMar>
          </w:tcPr>
          <w:p w14:paraId="00000121" w14:textId="77777777" w:rsidR="00F718CE" w:rsidRDefault="00000000">
            <w:pPr>
              <w:keepNext/>
              <w:keepLines/>
              <w:widowControl w:val="0"/>
              <w:pBdr>
                <w:top w:val="nil"/>
                <w:left w:val="nil"/>
                <w:bottom w:val="nil"/>
                <w:right w:val="nil"/>
                <w:between w:val="nil"/>
              </w:pBdr>
              <w:spacing w:after="60" w:line="276" w:lineRule="auto"/>
              <w:jc w:val="center"/>
              <w:rPr>
                <w:color w:val="000000"/>
              </w:rPr>
            </w:pPr>
            <w:r>
              <w:rPr>
                <w:color w:val="000000"/>
              </w:rPr>
              <w:t>Infografía estática</w:t>
            </w:r>
          </w:p>
        </w:tc>
      </w:tr>
      <w:tr w:rsidR="00F718CE" w14:paraId="55E541B1" w14:textId="77777777">
        <w:tc>
          <w:tcPr>
            <w:tcW w:w="4093" w:type="dxa"/>
            <w:shd w:val="clear" w:color="auto" w:fill="auto"/>
            <w:tcMar>
              <w:top w:w="100" w:type="dxa"/>
              <w:left w:w="100" w:type="dxa"/>
              <w:bottom w:w="100" w:type="dxa"/>
              <w:right w:w="100" w:type="dxa"/>
            </w:tcMar>
          </w:tcPr>
          <w:p w14:paraId="00000122" w14:textId="77777777" w:rsidR="00F718CE" w:rsidRDefault="00000000">
            <w:pPr>
              <w:widowControl w:val="0"/>
              <w:pBdr>
                <w:top w:val="nil"/>
                <w:left w:val="nil"/>
                <w:bottom w:val="nil"/>
                <w:right w:val="nil"/>
                <w:between w:val="nil"/>
              </w:pBdr>
              <w:rPr>
                <w:b/>
                <w:highlight w:val="yellow"/>
              </w:rPr>
            </w:pPr>
            <w:r>
              <w:rPr>
                <w:b/>
              </w:rPr>
              <w:t>Texto introductorio</w:t>
            </w:r>
          </w:p>
        </w:tc>
        <w:tc>
          <w:tcPr>
            <w:tcW w:w="9319" w:type="dxa"/>
            <w:shd w:val="clear" w:color="auto" w:fill="auto"/>
            <w:tcMar>
              <w:top w:w="100" w:type="dxa"/>
              <w:left w:w="100" w:type="dxa"/>
              <w:bottom w:w="100" w:type="dxa"/>
              <w:right w:w="100" w:type="dxa"/>
            </w:tcMar>
          </w:tcPr>
          <w:p w14:paraId="00000123" w14:textId="77777777" w:rsidR="00F718CE" w:rsidRDefault="00000000">
            <w:pPr>
              <w:widowControl w:val="0"/>
              <w:pBdr>
                <w:top w:val="nil"/>
                <w:left w:val="nil"/>
                <w:bottom w:val="nil"/>
                <w:right w:val="nil"/>
                <w:between w:val="nil"/>
              </w:pBdr>
              <w:jc w:val="both"/>
            </w:pPr>
            <w:r>
              <w:t>Son más evidentes a simple vista. El dispositivo no envía ninguna señal a la pantalla y ni siquiera recibe la luz frontal de la carcasa. En el primer caso, puede haber una falla de componentes importantes relacionados con la carga:</w:t>
            </w:r>
          </w:p>
        </w:tc>
      </w:tr>
      <w:tr w:rsidR="00F718CE" w14:paraId="5715FD37" w14:textId="77777777">
        <w:trPr>
          <w:trHeight w:val="420"/>
        </w:trPr>
        <w:tc>
          <w:tcPr>
            <w:tcW w:w="13412" w:type="dxa"/>
            <w:gridSpan w:val="2"/>
            <w:shd w:val="clear" w:color="auto" w:fill="auto"/>
            <w:tcMar>
              <w:top w:w="100" w:type="dxa"/>
              <w:left w:w="100" w:type="dxa"/>
              <w:bottom w:w="100" w:type="dxa"/>
              <w:right w:w="100" w:type="dxa"/>
            </w:tcMar>
          </w:tcPr>
          <w:p w14:paraId="00000124" w14:textId="77777777" w:rsidR="00F718CE" w:rsidRDefault="00000000">
            <w:pPr>
              <w:widowControl w:val="0"/>
              <w:jc w:val="center"/>
              <w:rPr>
                <w:b/>
              </w:rPr>
            </w:pPr>
            <w:r>
              <w:rPr>
                <w:noProof/>
              </w:rPr>
              <w:lastRenderedPageBreak/>
              <w:drawing>
                <wp:inline distT="0" distB="0" distL="0" distR="0">
                  <wp:extent cx="3660553" cy="2314457"/>
                  <wp:effectExtent l="0" t="0" r="0" b="0"/>
                  <wp:docPr id="867" name="image3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png" descr="Diagrama&#10;&#10;Descripción generada automáticamente"/>
                          <pic:cNvPicPr preferRelativeResize="0"/>
                        </pic:nvPicPr>
                        <pic:blipFill>
                          <a:blip r:embed="rId51"/>
                          <a:srcRect/>
                          <a:stretch>
                            <a:fillRect/>
                          </a:stretch>
                        </pic:blipFill>
                        <pic:spPr>
                          <a:xfrm>
                            <a:off x="0" y="0"/>
                            <a:ext cx="3660553" cy="2314457"/>
                          </a:xfrm>
                          <a:prstGeom prst="rect">
                            <a:avLst/>
                          </a:prstGeom>
                          <a:ln/>
                        </pic:spPr>
                      </pic:pic>
                    </a:graphicData>
                  </a:graphic>
                </wp:inline>
              </w:drawing>
            </w:r>
          </w:p>
          <w:p w14:paraId="00000125" w14:textId="77777777" w:rsidR="00F718CE" w:rsidRDefault="00F718CE">
            <w:pPr>
              <w:widowControl w:val="0"/>
              <w:jc w:val="center"/>
            </w:pPr>
          </w:p>
          <w:p w14:paraId="00000126" w14:textId="77777777" w:rsidR="00F718CE" w:rsidRDefault="00F718CE">
            <w:pPr>
              <w:widowControl w:val="0"/>
              <w:rPr>
                <w:color w:val="666666"/>
              </w:rPr>
            </w:pPr>
          </w:p>
        </w:tc>
      </w:tr>
      <w:tr w:rsidR="00F718CE" w14:paraId="019FFFA0" w14:textId="77777777">
        <w:tc>
          <w:tcPr>
            <w:tcW w:w="4093" w:type="dxa"/>
            <w:shd w:val="clear" w:color="auto" w:fill="auto"/>
            <w:tcMar>
              <w:top w:w="100" w:type="dxa"/>
              <w:left w:w="100" w:type="dxa"/>
              <w:bottom w:w="100" w:type="dxa"/>
              <w:right w:w="100" w:type="dxa"/>
            </w:tcMar>
          </w:tcPr>
          <w:p w14:paraId="00000128" w14:textId="77777777" w:rsidR="00F718CE" w:rsidRDefault="00000000">
            <w:pPr>
              <w:widowControl w:val="0"/>
              <w:pBdr>
                <w:top w:val="nil"/>
                <w:left w:val="nil"/>
                <w:bottom w:val="nil"/>
                <w:right w:val="nil"/>
                <w:between w:val="nil"/>
              </w:pBdr>
              <w:rPr>
                <w:b/>
              </w:rPr>
            </w:pPr>
            <w:r>
              <w:rPr>
                <w:b/>
              </w:rPr>
              <w:t>Código de la imagen</w:t>
            </w:r>
          </w:p>
        </w:tc>
        <w:tc>
          <w:tcPr>
            <w:tcW w:w="9319" w:type="dxa"/>
            <w:shd w:val="clear" w:color="auto" w:fill="auto"/>
            <w:tcMar>
              <w:top w:w="100" w:type="dxa"/>
              <w:left w:w="100" w:type="dxa"/>
              <w:bottom w:w="100" w:type="dxa"/>
              <w:right w:w="100" w:type="dxa"/>
            </w:tcMar>
          </w:tcPr>
          <w:p w14:paraId="00000129" w14:textId="77777777" w:rsidR="00F718CE" w:rsidRDefault="00000000">
            <w:pPr>
              <w:widowControl w:val="0"/>
              <w:pBdr>
                <w:top w:val="nil"/>
                <w:left w:val="nil"/>
                <w:bottom w:val="nil"/>
                <w:right w:val="nil"/>
                <w:between w:val="nil"/>
              </w:pBdr>
            </w:pPr>
            <w:r>
              <w:rPr>
                <w:b/>
              </w:rPr>
              <w:t xml:space="preserve">Imagen: </w:t>
            </w:r>
            <w:r>
              <w:t>228116_i22</w:t>
            </w:r>
          </w:p>
        </w:tc>
      </w:tr>
    </w:tbl>
    <w:p w14:paraId="0000012A" w14:textId="77777777" w:rsidR="00F718CE" w:rsidRDefault="00F718CE">
      <w:pPr>
        <w:rPr>
          <w:b/>
        </w:rPr>
      </w:pPr>
    </w:p>
    <w:tbl>
      <w:tblPr>
        <w:tblStyle w:val="afffffffffffffff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F718CE" w14:paraId="721E4C07" w14:textId="77777777">
        <w:trPr>
          <w:trHeight w:val="580"/>
        </w:trPr>
        <w:tc>
          <w:tcPr>
            <w:tcW w:w="1432" w:type="dxa"/>
            <w:shd w:val="clear" w:color="auto" w:fill="C9DAF8"/>
            <w:tcMar>
              <w:top w:w="100" w:type="dxa"/>
              <w:left w:w="100" w:type="dxa"/>
              <w:bottom w:w="100" w:type="dxa"/>
              <w:right w:w="100" w:type="dxa"/>
            </w:tcMar>
          </w:tcPr>
          <w:p w14:paraId="0000012B" w14:textId="77777777" w:rsidR="00F718CE" w:rsidRDefault="00000000">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12C" w14:textId="77777777" w:rsidR="00F718CE" w:rsidRDefault="00000000">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F718CE" w14:paraId="0F579D83" w14:textId="77777777">
        <w:trPr>
          <w:trHeight w:val="420"/>
        </w:trPr>
        <w:tc>
          <w:tcPr>
            <w:tcW w:w="13412" w:type="dxa"/>
            <w:gridSpan w:val="2"/>
            <w:shd w:val="clear" w:color="auto" w:fill="auto"/>
            <w:tcMar>
              <w:top w:w="100" w:type="dxa"/>
              <w:left w:w="100" w:type="dxa"/>
              <w:bottom w:w="100" w:type="dxa"/>
              <w:right w:w="100" w:type="dxa"/>
            </w:tcMar>
          </w:tcPr>
          <w:p w14:paraId="0000012D" w14:textId="77777777" w:rsidR="00F718CE" w:rsidRPr="00E81B0C" w:rsidRDefault="00000000">
            <w:pPr>
              <w:widowControl w:val="0"/>
              <w:pBdr>
                <w:top w:val="nil"/>
                <w:left w:val="nil"/>
                <w:bottom w:val="nil"/>
                <w:right w:val="nil"/>
                <w:between w:val="nil"/>
              </w:pBdr>
              <w:jc w:val="both"/>
            </w:pPr>
            <w:r w:rsidRPr="00E81B0C">
              <w:t>Al hundir el interruptor de encendido, los LED en la parte frontal del dispositivo no responden, el problema parece ser aún mayor, este tipo de avería afecta, primero, a la fuente de alimentación, y luego genera un posible cortocircuito en el interior del aparato.</w:t>
            </w:r>
          </w:p>
          <w:p w14:paraId="0000012E" w14:textId="77777777" w:rsidR="00F718CE" w:rsidRDefault="00F718CE">
            <w:pPr>
              <w:widowControl w:val="0"/>
              <w:pBdr>
                <w:top w:val="nil"/>
                <w:left w:val="nil"/>
                <w:bottom w:val="nil"/>
                <w:right w:val="nil"/>
                <w:between w:val="nil"/>
              </w:pBdr>
              <w:jc w:val="both"/>
            </w:pPr>
          </w:p>
          <w:p w14:paraId="0000012F" w14:textId="77777777" w:rsidR="00F718CE" w:rsidRPr="00E81B0C" w:rsidRDefault="00000000">
            <w:pPr>
              <w:widowControl w:val="0"/>
              <w:pBdr>
                <w:top w:val="nil"/>
                <w:left w:val="nil"/>
                <w:bottom w:val="nil"/>
                <w:right w:val="nil"/>
                <w:between w:val="nil"/>
              </w:pBdr>
              <w:jc w:val="both"/>
            </w:pPr>
            <w:r w:rsidRPr="00E81B0C">
              <w:t>Un cortocircuito en una computadora puede ocurrir como resultado de una descarga externa significativa, la conexión de dos componentes del circuito en una placa de circuito, en una placa de expansión o una sección lógica de un disco duro. Esa conexión innecesaria entre dos puntos en el circuito, cuando dos pines o pistas entran en contacto, puede causar un cortocircuito.</w:t>
            </w:r>
          </w:p>
          <w:p w14:paraId="00000130" w14:textId="77777777" w:rsidR="00F718CE" w:rsidRDefault="00F718CE">
            <w:pPr>
              <w:widowControl w:val="0"/>
              <w:pBdr>
                <w:top w:val="nil"/>
                <w:left w:val="nil"/>
                <w:bottom w:val="nil"/>
                <w:right w:val="nil"/>
                <w:between w:val="nil"/>
              </w:pBdr>
              <w:jc w:val="both"/>
            </w:pPr>
          </w:p>
          <w:p w14:paraId="00000131" w14:textId="77777777" w:rsidR="00F718CE" w:rsidRDefault="00000000">
            <w:pPr>
              <w:widowControl w:val="0"/>
              <w:pBdr>
                <w:top w:val="nil"/>
                <w:left w:val="nil"/>
                <w:bottom w:val="nil"/>
                <w:right w:val="nil"/>
                <w:between w:val="nil"/>
              </w:pBdr>
              <w:jc w:val="both"/>
              <w:rPr>
                <w:color w:val="B7B7B7"/>
              </w:rPr>
            </w:pPr>
            <w:r>
              <w:lastRenderedPageBreak/>
              <w:t>La solución de este problema se basa en la inspección visual de cada componente para encontrar la posible falla (muchas veces basta con desconectarlos para regresar a la normalidad), en lugar de chequear los componentes antes de conectarlos y volver a prender el equipo.</w:t>
            </w:r>
          </w:p>
        </w:tc>
      </w:tr>
    </w:tbl>
    <w:p w14:paraId="00000133" w14:textId="77777777" w:rsidR="00F718CE" w:rsidRDefault="00F718CE">
      <w:pPr>
        <w:rPr>
          <w:b/>
        </w:rPr>
      </w:pPr>
    </w:p>
    <w:p w14:paraId="00000134" w14:textId="77777777" w:rsidR="00F718CE" w:rsidRDefault="00000000">
      <w:pPr>
        <w:rPr>
          <w:b/>
        </w:rPr>
      </w:pPr>
      <w:r>
        <w:rPr>
          <w:b/>
        </w:rPr>
        <w:t>Problemas inesperados</w:t>
      </w:r>
    </w:p>
    <w:p w14:paraId="00000135" w14:textId="77777777" w:rsidR="00F718CE" w:rsidRDefault="00F718CE">
      <w:pPr>
        <w:rPr>
          <w:b/>
        </w:rPr>
      </w:pPr>
    </w:p>
    <w:tbl>
      <w:tblPr>
        <w:tblStyle w:val="affffffff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F718CE" w14:paraId="2F425813" w14:textId="77777777">
        <w:trPr>
          <w:trHeight w:val="580"/>
        </w:trPr>
        <w:tc>
          <w:tcPr>
            <w:tcW w:w="1534" w:type="dxa"/>
            <w:shd w:val="clear" w:color="auto" w:fill="C9DAF8"/>
            <w:tcMar>
              <w:top w:w="100" w:type="dxa"/>
              <w:left w:w="100" w:type="dxa"/>
              <w:bottom w:w="100" w:type="dxa"/>
              <w:right w:w="100" w:type="dxa"/>
            </w:tcMar>
          </w:tcPr>
          <w:p w14:paraId="00000136" w14:textId="77777777" w:rsidR="00F718CE" w:rsidRDefault="00000000">
            <w:pPr>
              <w:widowControl w:val="0"/>
              <w:jc w:val="center"/>
              <w:rPr>
                <w:b/>
              </w:rPr>
            </w:pPr>
            <w:r>
              <w:rPr>
                <w:b/>
              </w:rPr>
              <w:t>Tipo de recurso</w:t>
            </w:r>
          </w:p>
        </w:tc>
        <w:tc>
          <w:tcPr>
            <w:tcW w:w="11878" w:type="dxa"/>
            <w:shd w:val="clear" w:color="auto" w:fill="C9DAF8"/>
            <w:tcMar>
              <w:top w:w="100" w:type="dxa"/>
              <w:left w:w="100" w:type="dxa"/>
              <w:bottom w:w="100" w:type="dxa"/>
              <w:right w:w="100" w:type="dxa"/>
            </w:tcMar>
          </w:tcPr>
          <w:p w14:paraId="00000137" w14:textId="77777777" w:rsidR="00F718CE" w:rsidRDefault="00000000">
            <w:pPr>
              <w:keepNext/>
              <w:keepLines/>
              <w:widowControl w:val="0"/>
              <w:pBdr>
                <w:top w:val="nil"/>
                <w:left w:val="nil"/>
                <w:bottom w:val="nil"/>
                <w:right w:val="nil"/>
                <w:between w:val="nil"/>
              </w:pBdr>
              <w:spacing w:after="60" w:line="276" w:lineRule="auto"/>
              <w:jc w:val="center"/>
              <w:rPr>
                <w:color w:val="000000"/>
              </w:rPr>
            </w:pPr>
            <w:r>
              <w:rPr>
                <w:color w:val="000000"/>
              </w:rPr>
              <w:t>Acordeón tipo 1</w:t>
            </w:r>
          </w:p>
        </w:tc>
      </w:tr>
      <w:tr w:rsidR="00F718CE" w14:paraId="1F398E32" w14:textId="77777777">
        <w:trPr>
          <w:trHeight w:val="420"/>
        </w:trPr>
        <w:tc>
          <w:tcPr>
            <w:tcW w:w="1534" w:type="dxa"/>
            <w:shd w:val="clear" w:color="auto" w:fill="auto"/>
            <w:tcMar>
              <w:top w:w="100" w:type="dxa"/>
              <w:left w:w="100" w:type="dxa"/>
              <w:bottom w:w="100" w:type="dxa"/>
              <w:right w:w="100" w:type="dxa"/>
            </w:tcMar>
          </w:tcPr>
          <w:p w14:paraId="00000138" w14:textId="77777777" w:rsidR="00F718CE" w:rsidRDefault="00000000">
            <w:pPr>
              <w:widowControl w:val="0"/>
              <w:rPr>
                <w:b/>
              </w:rPr>
            </w:pPr>
            <w:r>
              <w:rPr>
                <w:b/>
              </w:rPr>
              <w:t>Introducción</w:t>
            </w:r>
          </w:p>
        </w:tc>
        <w:tc>
          <w:tcPr>
            <w:tcW w:w="11878" w:type="dxa"/>
            <w:shd w:val="clear" w:color="auto" w:fill="auto"/>
            <w:tcMar>
              <w:top w:w="100" w:type="dxa"/>
              <w:left w:w="100" w:type="dxa"/>
              <w:bottom w:w="100" w:type="dxa"/>
              <w:right w:w="100" w:type="dxa"/>
            </w:tcMar>
          </w:tcPr>
          <w:p w14:paraId="00000139" w14:textId="77777777" w:rsidR="00F718CE" w:rsidRDefault="00000000">
            <w:pPr>
              <w:widowControl w:val="0"/>
              <w:jc w:val="both"/>
            </w:pPr>
            <w:r>
              <w:rPr>
                <w:color w:val="000000"/>
              </w:rPr>
              <w:t>Es el problema más común, cuyo efecto suele dar un gran dolor de cabeza a los usuarios cuando no han guardado anticipadamente el trabajo durante la congelación, ya que, por lo general, se congela el programa o dispositivo hasta que se reinicia.</w:t>
            </w:r>
          </w:p>
        </w:tc>
      </w:tr>
      <w:tr w:rsidR="00F718CE" w14:paraId="7E10DDF7" w14:textId="77777777">
        <w:trPr>
          <w:trHeight w:val="420"/>
        </w:trPr>
        <w:tc>
          <w:tcPr>
            <w:tcW w:w="13412" w:type="dxa"/>
            <w:gridSpan w:val="2"/>
            <w:shd w:val="clear" w:color="auto" w:fill="auto"/>
            <w:tcMar>
              <w:top w:w="100" w:type="dxa"/>
              <w:left w:w="100" w:type="dxa"/>
              <w:bottom w:w="100" w:type="dxa"/>
              <w:right w:w="100" w:type="dxa"/>
            </w:tcMar>
          </w:tcPr>
          <w:p w14:paraId="0000013A" w14:textId="77777777" w:rsidR="00F718CE" w:rsidRDefault="00000000">
            <w:pPr>
              <w:widowControl w:val="0"/>
              <w:jc w:val="center"/>
            </w:pPr>
            <w:r>
              <w:rPr>
                <w:noProof/>
              </w:rPr>
              <w:drawing>
                <wp:inline distT="0" distB="0" distL="0" distR="0">
                  <wp:extent cx="1962208" cy="1907701"/>
                  <wp:effectExtent l="0" t="0" r="0" b="0"/>
                  <wp:docPr id="869" name="image39.jpg" descr="Pantalla BSOD error de error de muerte del sistema de caída de la laptop. Alerta del sistema operativo basado en pantalla azul del equipo"/>
                  <wp:cNvGraphicFramePr/>
                  <a:graphic xmlns:a="http://schemas.openxmlformats.org/drawingml/2006/main">
                    <a:graphicData uri="http://schemas.openxmlformats.org/drawingml/2006/picture">
                      <pic:pic xmlns:pic="http://schemas.openxmlformats.org/drawingml/2006/picture">
                        <pic:nvPicPr>
                          <pic:cNvPr id="0" name="image39.jpg" descr="Pantalla BSOD error de error de muerte del sistema de caída de la laptop. Alerta del sistema operativo basado en pantalla azul del equipo"/>
                          <pic:cNvPicPr preferRelativeResize="0"/>
                        </pic:nvPicPr>
                        <pic:blipFill>
                          <a:blip r:embed="rId52"/>
                          <a:srcRect/>
                          <a:stretch>
                            <a:fillRect/>
                          </a:stretch>
                        </pic:blipFill>
                        <pic:spPr>
                          <a:xfrm>
                            <a:off x="0" y="0"/>
                            <a:ext cx="1962208" cy="1907701"/>
                          </a:xfrm>
                          <a:prstGeom prst="rect">
                            <a:avLst/>
                          </a:prstGeom>
                          <a:ln/>
                        </pic:spPr>
                      </pic:pic>
                    </a:graphicData>
                  </a:graphic>
                </wp:inline>
              </w:drawing>
            </w:r>
          </w:p>
          <w:p w14:paraId="0000013B" w14:textId="77777777" w:rsidR="00F718CE" w:rsidRDefault="00000000">
            <w:pPr>
              <w:widowControl w:val="0"/>
            </w:pPr>
            <w:r>
              <w:t xml:space="preserve">Imagen de referencia (o similar) </w:t>
            </w:r>
            <w:hyperlink r:id="rId53">
              <w:r>
                <w:rPr>
                  <w:color w:val="0000FF"/>
                  <w:u w:val="single"/>
                </w:rPr>
                <w:t>https://www.shutterstock.com/shutterstock/photos/2179241997/display_1500/stock-vector-bsod-screen-death-error-system-crash-laptop-computer-bluescreen-bsod-operating-system-alert-2179241997.jpg</w:t>
              </w:r>
            </w:hyperlink>
          </w:p>
          <w:p w14:paraId="0000013C" w14:textId="77777777" w:rsidR="00F718CE" w:rsidRDefault="00000000">
            <w:pPr>
              <w:widowControl w:val="0"/>
              <w:rPr>
                <w:b/>
              </w:rPr>
            </w:pPr>
            <w:r>
              <w:rPr>
                <w:b/>
              </w:rPr>
              <w:t xml:space="preserve">Imagen: </w:t>
            </w:r>
            <w:r>
              <w:t>228116_i23</w:t>
            </w:r>
          </w:p>
        </w:tc>
      </w:tr>
      <w:tr w:rsidR="00F718CE" w14:paraId="2A14FB8D" w14:textId="77777777">
        <w:trPr>
          <w:trHeight w:val="420"/>
        </w:trPr>
        <w:tc>
          <w:tcPr>
            <w:tcW w:w="13412" w:type="dxa"/>
            <w:gridSpan w:val="2"/>
            <w:shd w:val="clear" w:color="auto" w:fill="auto"/>
            <w:tcMar>
              <w:top w:w="100" w:type="dxa"/>
              <w:left w:w="100" w:type="dxa"/>
              <w:bottom w:w="100" w:type="dxa"/>
              <w:right w:w="100" w:type="dxa"/>
            </w:tcMar>
          </w:tcPr>
          <w:p w14:paraId="0000013E" w14:textId="77777777" w:rsidR="00F718CE" w:rsidRDefault="00000000">
            <w:pPr>
              <w:rPr>
                <w:b/>
                <w:color w:val="000000"/>
              </w:rPr>
            </w:pPr>
            <w:r>
              <w:rPr>
                <w:b/>
                <w:color w:val="000000"/>
              </w:rPr>
              <w:lastRenderedPageBreak/>
              <w:t>Manifestación</w:t>
            </w:r>
          </w:p>
          <w:p w14:paraId="0000013F" w14:textId="77777777" w:rsidR="00F718CE" w:rsidRPr="00E81B0C" w:rsidRDefault="00000000">
            <w:r w:rsidRPr="00E81B0C">
              <w:t>Esta clase de problemas se manifiestan de varias formas:</w:t>
            </w:r>
          </w:p>
          <w:p w14:paraId="00000140" w14:textId="77777777" w:rsidR="00F718CE" w:rsidRDefault="00000000">
            <w:pPr>
              <w:numPr>
                <w:ilvl w:val="0"/>
                <w:numId w:val="4"/>
              </w:numPr>
              <w:pBdr>
                <w:top w:val="nil"/>
                <w:left w:val="nil"/>
                <w:bottom w:val="nil"/>
                <w:right w:val="nil"/>
                <w:between w:val="nil"/>
              </w:pBdr>
              <w:ind w:left="604" w:hanging="283"/>
              <w:rPr>
                <w:color w:val="000000"/>
              </w:rPr>
            </w:pPr>
            <w:r>
              <w:rPr>
                <w:color w:val="000000"/>
              </w:rPr>
              <w:t>Congelamiento espontáneo del equipo.</w:t>
            </w:r>
          </w:p>
          <w:p w14:paraId="00000141" w14:textId="77777777" w:rsidR="00F718CE" w:rsidRDefault="00000000">
            <w:pPr>
              <w:numPr>
                <w:ilvl w:val="0"/>
                <w:numId w:val="4"/>
              </w:numPr>
              <w:pBdr>
                <w:top w:val="nil"/>
                <w:left w:val="nil"/>
                <w:bottom w:val="nil"/>
                <w:right w:val="nil"/>
                <w:between w:val="nil"/>
              </w:pBdr>
              <w:ind w:left="604" w:hanging="283"/>
              <w:rPr>
                <w:color w:val="000000"/>
              </w:rPr>
            </w:pPr>
            <w:r>
              <w:rPr>
                <w:color w:val="000000"/>
              </w:rPr>
              <w:t>Mensajes de error.</w:t>
            </w:r>
          </w:p>
          <w:p w14:paraId="00000142" w14:textId="77777777" w:rsidR="00F718CE" w:rsidRDefault="00000000">
            <w:pPr>
              <w:numPr>
                <w:ilvl w:val="0"/>
                <w:numId w:val="4"/>
              </w:numPr>
              <w:pBdr>
                <w:top w:val="nil"/>
                <w:left w:val="nil"/>
                <w:bottom w:val="nil"/>
                <w:right w:val="nil"/>
                <w:between w:val="nil"/>
              </w:pBdr>
              <w:ind w:left="604" w:hanging="283"/>
              <w:rPr>
                <w:color w:val="000000"/>
              </w:rPr>
            </w:pPr>
            <w:r>
              <w:rPr>
                <w:color w:val="000000"/>
              </w:rPr>
              <w:t>Pantallas azules.</w:t>
            </w:r>
          </w:p>
          <w:p w14:paraId="00000143" w14:textId="77777777" w:rsidR="00F718CE" w:rsidRPr="00E81B0C" w:rsidRDefault="00000000">
            <w:pPr>
              <w:numPr>
                <w:ilvl w:val="0"/>
                <w:numId w:val="4"/>
              </w:numPr>
              <w:pBdr>
                <w:top w:val="nil"/>
                <w:left w:val="nil"/>
                <w:bottom w:val="nil"/>
                <w:right w:val="nil"/>
                <w:between w:val="nil"/>
              </w:pBdr>
              <w:ind w:left="604" w:hanging="283"/>
            </w:pPr>
            <w:sdt>
              <w:sdtPr>
                <w:tag w:val="goog_rdk_38"/>
                <w:id w:val="-801148048"/>
              </w:sdtPr>
              <w:sdtContent/>
            </w:sdt>
            <w:r w:rsidRPr="00E81B0C">
              <w:t xml:space="preserve">Cierre inesperado del </w:t>
            </w:r>
            <w:r w:rsidRPr="00E81B0C">
              <w:rPr>
                <w:i/>
              </w:rPr>
              <w:t>software</w:t>
            </w:r>
            <w:r w:rsidRPr="00E81B0C">
              <w:t xml:space="preserve"> (programas).</w:t>
            </w:r>
          </w:p>
          <w:p w14:paraId="00000144" w14:textId="77777777" w:rsidR="00F718CE" w:rsidRDefault="00000000">
            <w:pPr>
              <w:numPr>
                <w:ilvl w:val="0"/>
                <w:numId w:val="4"/>
              </w:numPr>
              <w:pBdr>
                <w:top w:val="nil"/>
                <w:left w:val="nil"/>
                <w:bottom w:val="nil"/>
                <w:right w:val="nil"/>
                <w:between w:val="nil"/>
              </w:pBdr>
              <w:ind w:left="604" w:hanging="283"/>
            </w:pPr>
            <w:r>
              <w:rPr>
                <w:color w:val="000000"/>
              </w:rPr>
              <w:t>Reinicio inesperado del equipo.</w:t>
            </w:r>
          </w:p>
        </w:tc>
      </w:tr>
      <w:tr w:rsidR="00F718CE" w14:paraId="02031A08" w14:textId="77777777">
        <w:trPr>
          <w:trHeight w:val="420"/>
        </w:trPr>
        <w:tc>
          <w:tcPr>
            <w:tcW w:w="13412" w:type="dxa"/>
            <w:gridSpan w:val="2"/>
            <w:shd w:val="clear" w:color="auto" w:fill="auto"/>
            <w:tcMar>
              <w:top w:w="100" w:type="dxa"/>
              <w:left w:w="100" w:type="dxa"/>
              <w:bottom w:w="100" w:type="dxa"/>
              <w:right w:w="100" w:type="dxa"/>
            </w:tcMar>
          </w:tcPr>
          <w:p w14:paraId="00000146" w14:textId="77777777" w:rsidR="00F718CE" w:rsidRDefault="00000000">
            <w:pPr>
              <w:widowControl w:val="0"/>
              <w:rPr>
                <w:b/>
              </w:rPr>
            </w:pPr>
            <w:r>
              <w:rPr>
                <w:b/>
              </w:rPr>
              <w:t>Causas</w:t>
            </w:r>
          </w:p>
          <w:p w14:paraId="00000147" w14:textId="77777777" w:rsidR="00F718CE" w:rsidRDefault="00000000">
            <w:pPr>
              <w:numPr>
                <w:ilvl w:val="0"/>
                <w:numId w:val="6"/>
              </w:numPr>
              <w:pBdr>
                <w:top w:val="nil"/>
                <w:left w:val="nil"/>
                <w:bottom w:val="nil"/>
                <w:right w:val="nil"/>
                <w:between w:val="nil"/>
              </w:pBdr>
              <w:ind w:left="567" w:hanging="246"/>
              <w:rPr>
                <w:color w:val="000000"/>
              </w:rPr>
            </w:pPr>
            <w:r>
              <w:rPr>
                <w:color w:val="000000"/>
              </w:rPr>
              <w:t>Memorias RAM incompatibles o dañadas.</w:t>
            </w:r>
          </w:p>
          <w:p w14:paraId="00000148" w14:textId="77777777" w:rsidR="00F718CE" w:rsidRDefault="00000000">
            <w:pPr>
              <w:numPr>
                <w:ilvl w:val="0"/>
                <w:numId w:val="6"/>
              </w:numPr>
              <w:pBdr>
                <w:top w:val="nil"/>
                <w:left w:val="nil"/>
                <w:bottom w:val="nil"/>
                <w:right w:val="nil"/>
                <w:between w:val="nil"/>
              </w:pBdr>
              <w:ind w:left="567" w:hanging="246"/>
              <w:rPr>
                <w:color w:val="000000"/>
              </w:rPr>
            </w:pPr>
            <w:r>
              <w:rPr>
                <w:color w:val="000000"/>
              </w:rPr>
              <w:t>Temperatura excesiva (procesador, disco duro, placa de video).</w:t>
            </w:r>
          </w:p>
          <w:p w14:paraId="00000149" w14:textId="77777777" w:rsidR="00F718CE" w:rsidRDefault="00000000">
            <w:pPr>
              <w:numPr>
                <w:ilvl w:val="0"/>
                <w:numId w:val="6"/>
              </w:numPr>
              <w:pBdr>
                <w:top w:val="nil"/>
                <w:left w:val="nil"/>
                <w:bottom w:val="nil"/>
                <w:right w:val="nil"/>
                <w:between w:val="nil"/>
              </w:pBdr>
              <w:ind w:left="567" w:hanging="246"/>
              <w:rPr>
                <w:color w:val="000000"/>
              </w:rPr>
            </w:pPr>
            <w:r>
              <w:rPr>
                <w:color w:val="000000"/>
              </w:rPr>
              <w:t>Tarjeta madre defectuosa.</w:t>
            </w:r>
          </w:p>
          <w:p w14:paraId="0000014A" w14:textId="77777777" w:rsidR="00F718CE" w:rsidRDefault="00000000">
            <w:pPr>
              <w:numPr>
                <w:ilvl w:val="0"/>
                <w:numId w:val="6"/>
              </w:numPr>
              <w:pBdr>
                <w:top w:val="nil"/>
                <w:left w:val="nil"/>
                <w:bottom w:val="nil"/>
                <w:right w:val="nil"/>
                <w:between w:val="nil"/>
              </w:pBdr>
              <w:ind w:left="567" w:hanging="246"/>
              <w:rPr>
                <w:i/>
                <w:color w:val="000000"/>
              </w:rPr>
            </w:pPr>
            <w:r>
              <w:rPr>
                <w:i/>
                <w:color w:val="000000"/>
              </w:rPr>
              <w:t>Overclocking.</w:t>
            </w:r>
          </w:p>
          <w:p w14:paraId="0000014B" w14:textId="77777777" w:rsidR="00F718CE" w:rsidRDefault="00000000">
            <w:pPr>
              <w:numPr>
                <w:ilvl w:val="0"/>
                <w:numId w:val="6"/>
              </w:numPr>
              <w:pBdr>
                <w:top w:val="nil"/>
                <w:left w:val="nil"/>
                <w:bottom w:val="nil"/>
                <w:right w:val="nil"/>
                <w:between w:val="nil"/>
              </w:pBdr>
              <w:ind w:left="567" w:hanging="246"/>
              <w:rPr>
                <w:color w:val="000000"/>
              </w:rPr>
            </w:pPr>
            <w:r>
              <w:rPr>
                <w:color w:val="000000"/>
              </w:rPr>
              <w:t>Memoria caché L1 o L2 dañada.</w:t>
            </w:r>
          </w:p>
          <w:p w14:paraId="0000014C" w14:textId="77777777" w:rsidR="00F718CE" w:rsidRPr="00E81B0C" w:rsidRDefault="00000000">
            <w:pPr>
              <w:numPr>
                <w:ilvl w:val="0"/>
                <w:numId w:val="6"/>
              </w:numPr>
              <w:pBdr>
                <w:top w:val="nil"/>
                <w:left w:val="nil"/>
                <w:bottom w:val="nil"/>
                <w:right w:val="nil"/>
                <w:between w:val="nil"/>
              </w:pBdr>
              <w:ind w:left="567" w:hanging="246"/>
            </w:pPr>
            <w:r w:rsidRPr="00E81B0C">
              <w:t xml:space="preserve">Incompatibilidad entre aplicaciones (antivirus, </w:t>
            </w:r>
            <w:r w:rsidRPr="00E81B0C">
              <w:rPr>
                <w:i/>
              </w:rPr>
              <w:t>firewall</w:t>
            </w:r>
            <w:r w:rsidRPr="00E81B0C">
              <w:t>, etc.).</w:t>
            </w:r>
          </w:p>
          <w:p w14:paraId="0000014D" w14:textId="77777777" w:rsidR="00F718CE" w:rsidRDefault="00000000">
            <w:pPr>
              <w:numPr>
                <w:ilvl w:val="0"/>
                <w:numId w:val="6"/>
              </w:numPr>
              <w:pBdr>
                <w:top w:val="nil"/>
                <w:left w:val="nil"/>
                <w:bottom w:val="nil"/>
                <w:right w:val="nil"/>
                <w:between w:val="nil"/>
              </w:pBdr>
              <w:ind w:left="567" w:hanging="246"/>
              <w:rPr>
                <w:color w:val="000000"/>
              </w:rPr>
            </w:pPr>
            <w:r>
              <w:rPr>
                <w:color w:val="000000"/>
              </w:rPr>
              <w:t>Controlador de dispositivos mal depurado o dañado.</w:t>
            </w:r>
          </w:p>
          <w:p w14:paraId="0000014E" w14:textId="77777777" w:rsidR="00F718CE" w:rsidRDefault="00000000">
            <w:pPr>
              <w:numPr>
                <w:ilvl w:val="0"/>
                <w:numId w:val="6"/>
              </w:numPr>
              <w:pBdr>
                <w:top w:val="nil"/>
                <w:left w:val="nil"/>
                <w:bottom w:val="nil"/>
                <w:right w:val="nil"/>
                <w:between w:val="nil"/>
              </w:pBdr>
              <w:ind w:left="567" w:hanging="246"/>
            </w:pPr>
            <w:r>
              <w:rPr>
                <w:color w:val="000000"/>
              </w:rPr>
              <w:t>Infección de virus.</w:t>
            </w:r>
          </w:p>
        </w:tc>
      </w:tr>
    </w:tbl>
    <w:p w14:paraId="00000150" w14:textId="77777777" w:rsidR="00F718CE" w:rsidRDefault="00F718CE">
      <w:pPr>
        <w:rPr>
          <w:b/>
        </w:rPr>
      </w:pPr>
    </w:p>
    <w:p w14:paraId="00000151" w14:textId="77777777" w:rsidR="00F718CE" w:rsidRDefault="00F718CE">
      <w:pPr>
        <w:rPr>
          <w:b/>
        </w:rPr>
      </w:pPr>
    </w:p>
    <w:p w14:paraId="00000152" w14:textId="77777777" w:rsidR="00F718CE" w:rsidRDefault="00000000">
      <w:pPr>
        <w:rPr>
          <w:b/>
        </w:rPr>
      </w:pPr>
      <w:r>
        <w:rPr>
          <w:b/>
        </w:rPr>
        <w:t>Problemas de rendimiento</w:t>
      </w:r>
    </w:p>
    <w:p w14:paraId="00000153" w14:textId="77777777" w:rsidR="00F718CE" w:rsidRDefault="00F718CE">
      <w:pPr>
        <w:rPr>
          <w:b/>
        </w:rPr>
      </w:pPr>
    </w:p>
    <w:tbl>
      <w:tblPr>
        <w:tblStyle w:val="afffffff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190"/>
        <w:gridCol w:w="11105"/>
      </w:tblGrid>
      <w:tr w:rsidR="00F718CE" w14:paraId="4C0A5529" w14:textId="77777777">
        <w:trPr>
          <w:trHeight w:val="580"/>
        </w:trPr>
        <w:tc>
          <w:tcPr>
            <w:tcW w:w="2307" w:type="dxa"/>
            <w:gridSpan w:val="2"/>
            <w:shd w:val="clear" w:color="auto" w:fill="C9DAF8"/>
            <w:tcMar>
              <w:top w:w="100" w:type="dxa"/>
              <w:left w:w="100" w:type="dxa"/>
              <w:bottom w:w="100" w:type="dxa"/>
              <w:right w:w="100" w:type="dxa"/>
            </w:tcMar>
          </w:tcPr>
          <w:p w14:paraId="00000154" w14:textId="77777777" w:rsidR="00F718CE" w:rsidRDefault="00F718CE">
            <w:pPr>
              <w:widowControl w:val="0"/>
              <w:jc w:val="center"/>
              <w:rPr>
                <w:b/>
              </w:rPr>
            </w:pPr>
          </w:p>
          <w:p w14:paraId="00000155" w14:textId="77777777" w:rsidR="00F718CE" w:rsidRDefault="00000000">
            <w:pPr>
              <w:widowControl w:val="0"/>
              <w:jc w:val="center"/>
              <w:rPr>
                <w:b/>
              </w:rPr>
            </w:pPr>
            <w:r>
              <w:rPr>
                <w:b/>
              </w:rPr>
              <w:t>Tipo de recurso</w:t>
            </w:r>
          </w:p>
        </w:tc>
        <w:tc>
          <w:tcPr>
            <w:tcW w:w="11105" w:type="dxa"/>
            <w:shd w:val="clear" w:color="auto" w:fill="C9DAF8"/>
            <w:tcMar>
              <w:top w:w="100" w:type="dxa"/>
              <w:left w:w="100" w:type="dxa"/>
              <w:bottom w:w="100" w:type="dxa"/>
              <w:right w:w="100" w:type="dxa"/>
            </w:tcMar>
          </w:tcPr>
          <w:p w14:paraId="00000157" w14:textId="77777777" w:rsidR="00F718CE" w:rsidRDefault="00000000">
            <w:pPr>
              <w:keepNext/>
              <w:keepLines/>
              <w:widowControl w:val="0"/>
              <w:pBdr>
                <w:top w:val="nil"/>
                <w:left w:val="nil"/>
                <w:bottom w:val="nil"/>
                <w:right w:val="nil"/>
                <w:between w:val="nil"/>
              </w:pBdr>
              <w:spacing w:after="60" w:line="276" w:lineRule="auto"/>
              <w:jc w:val="center"/>
              <w:rPr>
                <w:color w:val="000000"/>
              </w:rPr>
            </w:pPr>
            <w:r>
              <w:rPr>
                <w:color w:val="000000"/>
              </w:rPr>
              <w:t>Pestañas o tabs Verticales</w:t>
            </w:r>
          </w:p>
        </w:tc>
      </w:tr>
      <w:tr w:rsidR="00F718CE" w14:paraId="4371DED6" w14:textId="77777777">
        <w:trPr>
          <w:trHeight w:val="420"/>
        </w:trPr>
        <w:tc>
          <w:tcPr>
            <w:tcW w:w="2307" w:type="dxa"/>
            <w:gridSpan w:val="2"/>
            <w:shd w:val="clear" w:color="auto" w:fill="auto"/>
            <w:tcMar>
              <w:top w:w="100" w:type="dxa"/>
              <w:left w:w="100" w:type="dxa"/>
              <w:bottom w:w="100" w:type="dxa"/>
              <w:right w:w="100" w:type="dxa"/>
            </w:tcMar>
          </w:tcPr>
          <w:p w14:paraId="00000158" w14:textId="77777777" w:rsidR="00F718CE" w:rsidRDefault="00F718CE">
            <w:pPr>
              <w:widowControl w:val="0"/>
              <w:rPr>
                <w:b/>
              </w:rPr>
            </w:pPr>
          </w:p>
          <w:p w14:paraId="00000159" w14:textId="77777777" w:rsidR="00F718CE" w:rsidRDefault="00000000">
            <w:pPr>
              <w:widowControl w:val="0"/>
              <w:rPr>
                <w:b/>
              </w:rPr>
            </w:pPr>
            <w:r>
              <w:rPr>
                <w:b/>
              </w:rPr>
              <w:t>Introducción</w:t>
            </w:r>
          </w:p>
        </w:tc>
        <w:tc>
          <w:tcPr>
            <w:tcW w:w="11105" w:type="dxa"/>
            <w:shd w:val="clear" w:color="auto" w:fill="auto"/>
            <w:tcMar>
              <w:top w:w="100" w:type="dxa"/>
              <w:left w:w="100" w:type="dxa"/>
              <w:bottom w:w="100" w:type="dxa"/>
              <w:right w:w="100" w:type="dxa"/>
            </w:tcMar>
          </w:tcPr>
          <w:p w14:paraId="0000015B" w14:textId="77777777" w:rsidR="00F718CE" w:rsidRDefault="00000000">
            <w:pPr>
              <w:jc w:val="both"/>
              <w:rPr>
                <w:color w:val="000000"/>
              </w:rPr>
            </w:pPr>
            <w:r>
              <w:rPr>
                <w:color w:val="000000"/>
              </w:rPr>
              <w:t xml:space="preserve">Los problemas de rendimiento están mayormente relacionados con el </w:t>
            </w:r>
            <w:r>
              <w:rPr>
                <w:i/>
                <w:color w:val="000000"/>
              </w:rPr>
              <w:t>software</w:t>
            </w:r>
            <w:r>
              <w:rPr>
                <w:color w:val="000000"/>
              </w:rPr>
              <w:t xml:space="preserve">, principalmente, el sistema operativo. Algunas de estas actividades pueden ser una mejor solución que comprar una computadora cada vez que nos encontramos con que funciona mal, es muy lento o dificulta el desarrollo. Algunas fallas relacionadas con el </w:t>
            </w:r>
            <w:r>
              <w:rPr>
                <w:i/>
                <w:color w:val="000000"/>
              </w:rPr>
              <w:t>software</w:t>
            </w:r>
            <w:r>
              <w:rPr>
                <w:color w:val="000000"/>
              </w:rPr>
              <w:t xml:space="preserve"> en general son:</w:t>
            </w:r>
          </w:p>
          <w:p w14:paraId="0000015C" w14:textId="77777777" w:rsidR="00F718CE" w:rsidRDefault="00F718CE">
            <w:pPr>
              <w:widowControl w:val="0"/>
              <w:rPr>
                <w:color w:val="999999"/>
              </w:rPr>
            </w:pPr>
          </w:p>
        </w:tc>
      </w:tr>
      <w:tr w:rsidR="00F718CE" w14:paraId="027E9987" w14:textId="77777777">
        <w:trPr>
          <w:trHeight w:val="420"/>
        </w:trPr>
        <w:tc>
          <w:tcPr>
            <w:tcW w:w="13412" w:type="dxa"/>
            <w:gridSpan w:val="3"/>
            <w:shd w:val="clear" w:color="auto" w:fill="auto"/>
            <w:tcMar>
              <w:top w:w="100" w:type="dxa"/>
              <w:left w:w="100" w:type="dxa"/>
              <w:bottom w:w="100" w:type="dxa"/>
              <w:right w:w="100" w:type="dxa"/>
            </w:tcMar>
          </w:tcPr>
          <w:p w14:paraId="0000015D" w14:textId="77777777" w:rsidR="00F718CE" w:rsidRDefault="00000000">
            <w:pPr>
              <w:widowControl w:val="0"/>
              <w:jc w:val="center"/>
            </w:pPr>
            <w:r>
              <w:rPr>
                <w:noProof/>
              </w:rPr>
              <w:lastRenderedPageBreak/>
              <w:drawing>
                <wp:inline distT="0" distB="0" distL="0" distR="0">
                  <wp:extent cx="2733675" cy="1666875"/>
                  <wp:effectExtent l="0" t="0" r="0" b="0"/>
                  <wp:docPr id="87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4"/>
                          <a:srcRect/>
                          <a:stretch>
                            <a:fillRect/>
                          </a:stretch>
                        </pic:blipFill>
                        <pic:spPr>
                          <a:xfrm>
                            <a:off x="0" y="0"/>
                            <a:ext cx="2733675" cy="1666875"/>
                          </a:xfrm>
                          <a:prstGeom prst="rect">
                            <a:avLst/>
                          </a:prstGeom>
                          <a:ln/>
                        </pic:spPr>
                      </pic:pic>
                    </a:graphicData>
                  </a:graphic>
                </wp:inline>
              </w:drawing>
            </w:r>
          </w:p>
          <w:p w14:paraId="0000015E" w14:textId="77777777" w:rsidR="00F718CE" w:rsidRDefault="00000000">
            <w:pPr>
              <w:widowControl w:val="0"/>
            </w:pPr>
            <w:r>
              <w:t xml:space="preserve">Imagen de referencia (o similar) </w:t>
            </w:r>
            <w:hyperlink r:id="rId55">
              <w:r>
                <w:rPr>
                  <w:color w:val="0000FF"/>
                  <w:u w:val="single"/>
                </w:rPr>
                <w:t>https://elandroidefeliz.com/wp-content/uploads/2019/06/Herramientas-de-analisis-y-diagnotico-para-Windows-696x425.jpg</w:t>
              </w:r>
            </w:hyperlink>
            <w:r>
              <w:t xml:space="preserve"> </w:t>
            </w:r>
          </w:p>
          <w:p w14:paraId="0000015F" w14:textId="77777777" w:rsidR="00F718CE" w:rsidRDefault="00000000">
            <w:pPr>
              <w:widowControl w:val="0"/>
              <w:rPr>
                <w:b/>
              </w:rPr>
            </w:pPr>
            <w:r>
              <w:rPr>
                <w:b/>
              </w:rPr>
              <w:t xml:space="preserve">Imagen: </w:t>
            </w:r>
            <w:r>
              <w:t>228116_i24</w:t>
            </w:r>
          </w:p>
        </w:tc>
      </w:tr>
      <w:tr w:rsidR="00F718CE" w14:paraId="1BCAC802" w14:textId="77777777">
        <w:trPr>
          <w:trHeight w:val="420"/>
        </w:trPr>
        <w:tc>
          <w:tcPr>
            <w:tcW w:w="2117" w:type="dxa"/>
            <w:shd w:val="clear" w:color="auto" w:fill="auto"/>
            <w:tcMar>
              <w:top w:w="100" w:type="dxa"/>
              <w:left w:w="100" w:type="dxa"/>
              <w:bottom w:w="100" w:type="dxa"/>
              <w:right w:w="100" w:type="dxa"/>
            </w:tcMar>
          </w:tcPr>
          <w:p w14:paraId="00000162" w14:textId="77777777" w:rsidR="00F718CE" w:rsidRDefault="00000000">
            <w:pPr>
              <w:widowControl w:val="0"/>
              <w:rPr>
                <w:b/>
              </w:rPr>
            </w:pPr>
            <w:r>
              <w:rPr>
                <w:b/>
                <w:color w:val="000000"/>
              </w:rPr>
              <w:t>Compruebe los programas en ejecución</w:t>
            </w:r>
          </w:p>
        </w:tc>
        <w:tc>
          <w:tcPr>
            <w:tcW w:w="11295" w:type="dxa"/>
            <w:gridSpan w:val="2"/>
            <w:shd w:val="clear" w:color="auto" w:fill="auto"/>
            <w:tcMar>
              <w:top w:w="100" w:type="dxa"/>
              <w:left w:w="100" w:type="dxa"/>
              <w:bottom w:w="100" w:type="dxa"/>
              <w:right w:w="100" w:type="dxa"/>
            </w:tcMar>
          </w:tcPr>
          <w:p w14:paraId="00000163" w14:textId="2A67A4B2" w:rsidR="00F718CE" w:rsidRPr="00E81B0C" w:rsidRDefault="00000000">
            <w:pPr>
              <w:pBdr>
                <w:top w:val="nil"/>
                <w:left w:val="nil"/>
                <w:bottom w:val="nil"/>
                <w:right w:val="nil"/>
                <w:between w:val="nil"/>
              </w:pBdr>
            </w:pPr>
            <w:sdt>
              <w:sdtPr>
                <w:tag w:val="goog_rdk_40"/>
                <w:id w:val="-1683432956"/>
                <w:showingPlcHdr/>
              </w:sdtPr>
              <w:sdtContent>
                <w:r w:rsidR="00E81B0C">
                  <w:t xml:space="preserve">     </w:t>
                </w:r>
              </w:sdtContent>
            </w:sdt>
            <w:r w:rsidRPr="00E81B0C">
              <w:t>Presione “control + alt + eliminar”, vaya a la pestaña "proceso" y verifique lo que se está ejecutando. A veces, su PC funciona lentamente debido a que muchas aplicaciones se ejecutan al mismo tiempo y puede deberse a la falta de RAM. Elimine los procesos que no necesita.</w:t>
            </w:r>
          </w:p>
        </w:tc>
      </w:tr>
      <w:tr w:rsidR="00F718CE" w14:paraId="7843784E" w14:textId="77777777">
        <w:trPr>
          <w:trHeight w:val="420"/>
        </w:trPr>
        <w:tc>
          <w:tcPr>
            <w:tcW w:w="2117" w:type="dxa"/>
            <w:shd w:val="clear" w:color="auto" w:fill="auto"/>
            <w:tcMar>
              <w:top w:w="100" w:type="dxa"/>
              <w:left w:w="100" w:type="dxa"/>
              <w:bottom w:w="100" w:type="dxa"/>
              <w:right w:w="100" w:type="dxa"/>
            </w:tcMar>
          </w:tcPr>
          <w:p w14:paraId="00000165" w14:textId="77777777" w:rsidR="00F718CE" w:rsidRDefault="00000000">
            <w:pPr>
              <w:widowControl w:val="0"/>
              <w:rPr>
                <w:b/>
              </w:rPr>
            </w:pPr>
            <w:r>
              <w:rPr>
                <w:b/>
              </w:rPr>
              <w:t>Eliminar virus y troyanos</w:t>
            </w:r>
          </w:p>
        </w:tc>
        <w:tc>
          <w:tcPr>
            <w:tcW w:w="11295" w:type="dxa"/>
            <w:gridSpan w:val="2"/>
            <w:shd w:val="clear" w:color="auto" w:fill="auto"/>
            <w:tcMar>
              <w:top w:w="100" w:type="dxa"/>
              <w:left w:w="100" w:type="dxa"/>
              <w:bottom w:w="100" w:type="dxa"/>
              <w:right w:w="100" w:type="dxa"/>
            </w:tcMar>
          </w:tcPr>
          <w:p w14:paraId="00000166" w14:textId="28E15E5B" w:rsidR="00F718CE" w:rsidRPr="00E81B0C" w:rsidRDefault="00000000">
            <w:pPr>
              <w:pBdr>
                <w:top w:val="nil"/>
                <w:left w:val="nil"/>
                <w:bottom w:val="nil"/>
                <w:right w:val="nil"/>
                <w:between w:val="nil"/>
              </w:pBdr>
            </w:pPr>
            <w:r w:rsidRPr="00E81B0C">
              <w:t xml:space="preserve">Si un virus caballo de Troya o </w:t>
            </w:r>
            <w:r w:rsidRPr="00E81B0C">
              <w:rPr>
                <w:i/>
              </w:rPr>
              <w:t>spyware</w:t>
            </w:r>
            <w:r w:rsidRPr="00E81B0C">
              <w:t xml:space="preserve"> ingresa a su computadora es probable que vuelva a suceder. Obtenga un buen antivirus, escanee y elimine todas las infecciones. Si instala una aplicación que ralentiza mucho su computadora, considere instalar otra aplicación que funcione mejor para usted.</w:t>
            </w:r>
          </w:p>
        </w:tc>
      </w:tr>
      <w:tr w:rsidR="00F718CE" w14:paraId="65D3FEE3" w14:textId="77777777">
        <w:trPr>
          <w:trHeight w:val="420"/>
        </w:trPr>
        <w:tc>
          <w:tcPr>
            <w:tcW w:w="2117" w:type="dxa"/>
            <w:shd w:val="clear" w:color="auto" w:fill="auto"/>
            <w:tcMar>
              <w:top w:w="100" w:type="dxa"/>
              <w:left w:w="100" w:type="dxa"/>
              <w:bottom w:w="100" w:type="dxa"/>
              <w:right w:w="100" w:type="dxa"/>
            </w:tcMar>
          </w:tcPr>
          <w:p w14:paraId="00000168" w14:textId="77777777" w:rsidR="00F718CE" w:rsidRDefault="00000000">
            <w:pPr>
              <w:widowControl w:val="0"/>
              <w:rPr>
                <w:b/>
              </w:rPr>
            </w:pPr>
            <w:r>
              <w:rPr>
                <w:b/>
              </w:rPr>
              <w:t>Aumente la memoria RAM</w:t>
            </w:r>
          </w:p>
        </w:tc>
        <w:tc>
          <w:tcPr>
            <w:tcW w:w="11295" w:type="dxa"/>
            <w:gridSpan w:val="2"/>
            <w:shd w:val="clear" w:color="auto" w:fill="auto"/>
            <w:tcMar>
              <w:top w:w="100" w:type="dxa"/>
              <w:left w:w="100" w:type="dxa"/>
              <w:bottom w:w="100" w:type="dxa"/>
              <w:right w:w="100" w:type="dxa"/>
            </w:tcMar>
          </w:tcPr>
          <w:p w14:paraId="00000169" w14:textId="017B971F" w:rsidR="00F718CE" w:rsidRPr="00E81B0C" w:rsidRDefault="00000000">
            <w:pPr>
              <w:widowControl w:val="0"/>
              <w:jc w:val="both"/>
            </w:pPr>
            <w:r w:rsidRPr="00E81B0C">
              <w:t>Muchas computadoras se compraron temprano en el negocio y no se han actualizado desde entonces. Si cree que no necesita invertir en una computadora nueva, al menos, debe actualizar su RAM.</w:t>
            </w:r>
          </w:p>
        </w:tc>
      </w:tr>
      <w:tr w:rsidR="00F718CE" w14:paraId="10E63DEF" w14:textId="77777777">
        <w:trPr>
          <w:trHeight w:val="420"/>
        </w:trPr>
        <w:tc>
          <w:tcPr>
            <w:tcW w:w="2117" w:type="dxa"/>
            <w:shd w:val="clear" w:color="auto" w:fill="auto"/>
            <w:tcMar>
              <w:top w:w="100" w:type="dxa"/>
              <w:left w:w="100" w:type="dxa"/>
              <w:bottom w:w="100" w:type="dxa"/>
              <w:right w:w="100" w:type="dxa"/>
            </w:tcMar>
          </w:tcPr>
          <w:p w14:paraId="0000016B" w14:textId="77777777" w:rsidR="00F718CE" w:rsidRDefault="00000000">
            <w:pPr>
              <w:widowControl w:val="0"/>
              <w:rPr>
                <w:b/>
              </w:rPr>
            </w:pPr>
            <w:r>
              <w:rPr>
                <w:b/>
              </w:rPr>
              <w:t>No trabaje con programas muy pesados</w:t>
            </w:r>
          </w:p>
        </w:tc>
        <w:tc>
          <w:tcPr>
            <w:tcW w:w="11295" w:type="dxa"/>
            <w:gridSpan w:val="2"/>
            <w:shd w:val="clear" w:color="auto" w:fill="auto"/>
            <w:tcMar>
              <w:top w:w="100" w:type="dxa"/>
              <w:left w:w="100" w:type="dxa"/>
              <w:bottom w:w="100" w:type="dxa"/>
              <w:right w:w="100" w:type="dxa"/>
            </w:tcMar>
          </w:tcPr>
          <w:p w14:paraId="0000016C" w14:textId="77777777" w:rsidR="00F718CE" w:rsidRPr="00E81B0C" w:rsidRDefault="00000000">
            <w:pPr>
              <w:widowControl w:val="0"/>
              <w:jc w:val="both"/>
            </w:pPr>
            <w:r w:rsidRPr="00E81B0C">
              <w:t xml:space="preserve">Si su computadora no está diseñada para admitir la reproducción de ciertos programas, como videos, hay algunas cosas que puede hacer, cambie la tarjeta de video, aumente la memoria RAM o busque otros programas que sean más adecuados para el </w:t>
            </w:r>
            <w:r w:rsidRPr="00E81B0C">
              <w:rPr>
                <w:i/>
              </w:rPr>
              <w:t>hardware</w:t>
            </w:r>
            <w:r w:rsidRPr="00E81B0C">
              <w:t xml:space="preserve"> que tiene.</w:t>
            </w:r>
          </w:p>
        </w:tc>
      </w:tr>
      <w:tr w:rsidR="00F718CE" w14:paraId="6075EC85" w14:textId="77777777">
        <w:trPr>
          <w:trHeight w:val="420"/>
        </w:trPr>
        <w:tc>
          <w:tcPr>
            <w:tcW w:w="2117" w:type="dxa"/>
            <w:shd w:val="clear" w:color="auto" w:fill="auto"/>
            <w:tcMar>
              <w:top w:w="100" w:type="dxa"/>
              <w:left w:w="100" w:type="dxa"/>
              <w:bottom w:w="100" w:type="dxa"/>
              <w:right w:w="100" w:type="dxa"/>
            </w:tcMar>
          </w:tcPr>
          <w:p w14:paraId="0000016E" w14:textId="77777777" w:rsidR="00F718CE" w:rsidRPr="00E81B0C" w:rsidRDefault="00000000">
            <w:pPr>
              <w:widowControl w:val="0"/>
              <w:rPr>
                <w:b/>
              </w:rPr>
            </w:pPr>
            <w:r w:rsidRPr="00E81B0C">
              <w:rPr>
                <w:b/>
              </w:rPr>
              <w:t xml:space="preserve">Limpie el navegador de </w:t>
            </w:r>
            <w:r w:rsidRPr="00E81B0C">
              <w:rPr>
                <w:b/>
              </w:rPr>
              <w:lastRenderedPageBreak/>
              <w:t>basura</w:t>
            </w:r>
          </w:p>
        </w:tc>
        <w:tc>
          <w:tcPr>
            <w:tcW w:w="11295" w:type="dxa"/>
            <w:gridSpan w:val="2"/>
            <w:shd w:val="clear" w:color="auto" w:fill="auto"/>
            <w:tcMar>
              <w:top w:w="100" w:type="dxa"/>
              <w:left w:w="100" w:type="dxa"/>
              <w:bottom w:w="100" w:type="dxa"/>
              <w:right w:w="100" w:type="dxa"/>
            </w:tcMar>
          </w:tcPr>
          <w:p w14:paraId="0000016F" w14:textId="77777777" w:rsidR="00F718CE" w:rsidRPr="00E81B0C" w:rsidRDefault="00000000">
            <w:pPr>
              <w:widowControl w:val="0"/>
            </w:pPr>
            <w:sdt>
              <w:sdtPr>
                <w:tag w:val="goog_rdk_45"/>
                <w:id w:val="-674962641"/>
              </w:sdtPr>
              <w:sdtContent/>
            </w:sdt>
            <w:r w:rsidRPr="00E81B0C">
              <w:t xml:space="preserve">Muy a menudo, lo que afecta el rendimiento de una computadora no es más que complementos instalados en el navegador, a veces, muy peligrosos y, a veces, simplemente molestos. Si no está seguro de qué barra de </w:t>
            </w:r>
            <w:r w:rsidRPr="00E81B0C">
              <w:lastRenderedPageBreak/>
              <w:t>herramientas ha descargado, vaya a Herramientas &gt; Complementos de su navegador y elimine los que no necesite.</w:t>
            </w:r>
          </w:p>
        </w:tc>
      </w:tr>
      <w:tr w:rsidR="00F718CE" w14:paraId="2629CEF8" w14:textId="77777777">
        <w:trPr>
          <w:trHeight w:val="20"/>
        </w:trPr>
        <w:tc>
          <w:tcPr>
            <w:tcW w:w="2117" w:type="dxa"/>
            <w:shd w:val="clear" w:color="auto" w:fill="auto"/>
            <w:tcMar>
              <w:top w:w="100" w:type="dxa"/>
              <w:left w:w="100" w:type="dxa"/>
              <w:bottom w:w="100" w:type="dxa"/>
              <w:right w:w="100" w:type="dxa"/>
            </w:tcMar>
          </w:tcPr>
          <w:p w14:paraId="00000171" w14:textId="77777777" w:rsidR="00F718CE" w:rsidRDefault="00000000">
            <w:pPr>
              <w:widowControl w:val="0"/>
              <w:rPr>
                <w:b/>
              </w:rPr>
            </w:pPr>
            <w:r>
              <w:rPr>
                <w:b/>
              </w:rPr>
              <w:lastRenderedPageBreak/>
              <w:t>Utilice un sistema operativo menos exigente</w:t>
            </w:r>
          </w:p>
        </w:tc>
        <w:tc>
          <w:tcPr>
            <w:tcW w:w="11295" w:type="dxa"/>
            <w:gridSpan w:val="2"/>
            <w:shd w:val="clear" w:color="auto" w:fill="auto"/>
            <w:tcMar>
              <w:top w:w="100" w:type="dxa"/>
              <w:left w:w="100" w:type="dxa"/>
              <w:bottom w:w="100" w:type="dxa"/>
              <w:right w:w="100" w:type="dxa"/>
            </w:tcMar>
          </w:tcPr>
          <w:p w14:paraId="00000172" w14:textId="4A67F43B" w:rsidR="00F718CE" w:rsidRPr="007B2861" w:rsidRDefault="00000000">
            <w:pPr>
              <w:widowControl w:val="0"/>
            </w:pPr>
            <w:r w:rsidRPr="007B2861">
              <w:t xml:space="preserve">Trabajar con una versión antigua del sistema operativo cuando se tiene poca RAM puede generar muchos problemas. Por lo tanto, es mejor actualizar el sistema a versiones más recientes que son mucho más eficientes. </w:t>
            </w:r>
          </w:p>
        </w:tc>
      </w:tr>
      <w:tr w:rsidR="00F718CE" w14:paraId="7CF1D0E9" w14:textId="77777777">
        <w:trPr>
          <w:trHeight w:val="20"/>
        </w:trPr>
        <w:tc>
          <w:tcPr>
            <w:tcW w:w="2117" w:type="dxa"/>
            <w:shd w:val="clear" w:color="auto" w:fill="auto"/>
            <w:tcMar>
              <w:top w:w="100" w:type="dxa"/>
              <w:left w:w="100" w:type="dxa"/>
              <w:bottom w:w="100" w:type="dxa"/>
              <w:right w:w="100" w:type="dxa"/>
            </w:tcMar>
          </w:tcPr>
          <w:p w14:paraId="00000174" w14:textId="77777777" w:rsidR="00F718CE" w:rsidRPr="007B2861" w:rsidRDefault="00000000">
            <w:pPr>
              <w:widowControl w:val="0"/>
              <w:rPr>
                <w:b/>
              </w:rPr>
            </w:pPr>
            <w:r w:rsidRPr="007B2861">
              <w:rPr>
                <w:b/>
              </w:rPr>
              <w:t>Vacíe la computadora</w:t>
            </w:r>
          </w:p>
        </w:tc>
        <w:tc>
          <w:tcPr>
            <w:tcW w:w="11295" w:type="dxa"/>
            <w:gridSpan w:val="2"/>
            <w:shd w:val="clear" w:color="auto" w:fill="auto"/>
            <w:tcMar>
              <w:top w:w="100" w:type="dxa"/>
              <w:left w:w="100" w:type="dxa"/>
              <w:bottom w:w="100" w:type="dxa"/>
              <w:right w:w="100" w:type="dxa"/>
            </w:tcMar>
          </w:tcPr>
          <w:p w14:paraId="00000175" w14:textId="6BD40FD6" w:rsidR="00F718CE" w:rsidRPr="007B2861" w:rsidRDefault="00000000">
            <w:pPr>
              <w:pBdr>
                <w:top w:val="nil"/>
                <w:left w:val="nil"/>
                <w:bottom w:val="nil"/>
                <w:right w:val="nil"/>
                <w:between w:val="nil"/>
              </w:pBdr>
              <w:jc w:val="both"/>
            </w:pPr>
            <w:sdt>
              <w:sdtPr>
                <w:tag w:val="goog_rdk_49"/>
                <w:id w:val="1508629321"/>
                <w:showingPlcHdr/>
              </w:sdtPr>
              <w:sdtContent>
                <w:r w:rsidR="007B2861">
                  <w:t xml:space="preserve">     </w:t>
                </w:r>
              </w:sdtContent>
            </w:sdt>
            <w:r w:rsidRPr="007B2861">
              <w:t>Si está utilizando espacio disponible en el disco duro, obtendrá un cartel informativo de que no queda espacio en la memoria. Si tiene problemas para guardar archivos, puede guardarlos en la nube con una copia de respaldo y, luego, descargar lo que necesita.</w:t>
            </w:r>
          </w:p>
        </w:tc>
      </w:tr>
    </w:tbl>
    <w:p w14:paraId="00000177" w14:textId="77777777" w:rsidR="00F718CE" w:rsidRDefault="00F718CE">
      <w:pPr>
        <w:rPr>
          <w:b/>
        </w:rPr>
      </w:pPr>
    </w:p>
    <w:p w14:paraId="00000178" w14:textId="77777777" w:rsidR="00F718CE" w:rsidRDefault="00000000">
      <w:pPr>
        <w:rPr>
          <w:b/>
        </w:rPr>
      </w:pPr>
      <w:r>
        <w:rPr>
          <w:b/>
        </w:rPr>
        <w:t xml:space="preserve">Problema del </w:t>
      </w:r>
      <w:r>
        <w:rPr>
          <w:b/>
          <w:i/>
        </w:rPr>
        <w:t>hardware</w:t>
      </w:r>
      <w:r>
        <w:rPr>
          <w:b/>
        </w:rPr>
        <w:t xml:space="preserve"> en general</w:t>
      </w:r>
    </w:p>
    <w:p w14:paraId="00000179" w14:textId="77777777" w:rsidR="00F718CE" w:rsidRDefault="00F718CE">
      <w:pPr>
        <w:rPr>
          <w:b/>
        </w:rPr>
      </w:pPr>
    </w:p>
    <w:tbl>
      <w:tblPr>
        <w:tblStyle w:val="afffffff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F718CE" w14:paraId="63E87227" w14:textId="77777777">
        <w:trPr>
          <w:trHeight w:val="580"/>
        </w:trPr>
        <w:tc>
          <w:tcPr>
            <w:tcW w:w="1432" w:type="dxa"/>
            <w:shd w:val="clear" w:color="auto" w:fill="C9DAF8"/>
            <w:tcMar>
              <w:top w:w="100" w:type="dxa"/>
              <w:left w:w="100" w:type="dxa"/>
              <w:bottom w:w="100" w:type="dxa"/>
              <w:right w:w="100" w:type="dxa"/>
            </w:tcMar>
          </w:tcPr>
          <w:p w14:paraId="0000017A" w14:textId="77777777" w:rsidR="00F718CE" w:rsidRPr="007B2861" w:rsidRDefault="00000000">
            <w:pPr>
              <w:widowControl w:val="0"/>
              <w:pBdr>
                <w:top w:val="nil"/>
                <w:left w:val="nil"/>
                <w:bottom w:val="nil"/>
                <w:right w:val="nil"/>
                <w:between w:val="nil"/>
              </w:pBdr>
            </w:pPr>
            <w:r w:rsidRPr="007B2861">
              <w:t>Tipo de recurso</w:t>
            </w:r>
          </w:p>
        </w:tc>
        <w:tc>
          <w:tcPr>
            <w:tcW w:w="11980" w:type="dxa"/>
            <w:shd w:val="clear" w:color="auto" w:fill="C9DAF8"/>
            <w:tcMar>
              <w:top w:w="100" w:type="dxa"/>
              <w:left w:w="100" w:type="dxa"/>
              <w:bottom w:w="100" w:type="dxa"/>
              <w:right w:w="100" w:type="dxa"/>
            </w:tcMar>
          </w:tcPr>
          <w:p w14:paraId="0000017B" w14:textId="77777777" w:rsidR="00F718CE" w:rsidRPr="007B2861" w:rsidRDefault="00000000">
            <w:pPr>
              <w:keepNext/>
              <w:keepLines/>
              <w:pBdr>
                <w:top w:val="nil"/>
                <w:left w:val="nil"/>
                <w:bottom w:val="nil"/>
                <w:right w:val="nil"/>
                <w:between w:val="nil"/>
              </w:pBdr>
              <w:spacing w:after="60" w:line="276" w:lineRule="auto"/>
              <w:jc w:val="center"/>
            </w:pPr>
            <w:r w:rsidRPr="007B2861">
              <w:t>Cuadro de texto</w:t>
            </w:r>
          </w:p>
        </w:tc>
      </w:tr>
      <w:tr w:rsidR="00F718CE" w14:paraId="67703794" w14:textId="77777777">
        <w:trPr>
          <w:trHeight w:val="420"/>
        </w:trPr>
        <w:tc>
          <w:tcPr>
            <w:tcW w:w="13412" w:type="dxa"/>
            <w:gridSpan w:val="2"/>
            <w:shd w:val="clear" w:color="auto" w:fill="auto"/>
            <w:tcMar>
              <w:top w:w="100" w:type="dxa"/>
              <w:left w:w="100" w:type="dxa"/>
              <w:bottom w:w="100" w:type="dxa"/>
              <w:right w:w="100" w:type="dxa"/>
            </w:tcMar>
          </w:tcPr>
          <w:p w14:paraId="0000017C" w14:textId="77777777" w:rsidR="00F718CE" w:rsidRPr="007B2861" w:rsidRDefault="00000000">
            <w:pPr>
              <w:widowControl w:val="0"/>
              <w:pBdr>
                <w:top w:val="nil"/>
                <w:left w:val="nil"/>
                <w:bottom w:val="nil"/>
                <w:right w:val="nil"/>
                <w:between w:val="nil"/>
              </w:pBdr>
              <w:jc w:val="both"/>
            </w:pPr>
            <w:r w:rsidRPr="007B2861">
              <w:t>En el siguiente video, se presenta de forma general, algunos problemas que presenta el hardware:</w:t>
            </w:r>
          </w:p>
        </w:tc>
      </w:tr>
    </w:tbl>
    <w:p w14:paraId="0000017E" w14:textId="77777777" w:rsidR="00F718CE" w:rsidRDefault="00F718CE">
      <w:pPr>
        <w:rPr>
          <w:b/>
        </w:rPr>
      </w:pPr>
    </w:p>
    <w:p w14:paraId="0000017F" w14:textId="77777777" w:rsidR="00F718CE" w:rsidRDefault="00F718CE">
      <w:pPr>
        <w:rPr>
          <w:b/>
        </w:rPr>
      </w:pPr>
    </w:p>
    <w:tbl>
      <w:tblPr>
        <w:tblStyle w:val="afffffffffffffff7"/>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3827"/>
        <w:gridCol w:w="1119"/>
        <w:gridCol w:w="3984"/>
        <w:gridCol w:w="3073"/>
      </w:tblGrid>
      <w:tr w:rsidR="00F718CE" w14:paraId="57111ACE" w14:textId="77777777">
        <w:trPr>
          <w:trHeight w:val="460"/>
        </w:trPr>
        <w:tc>
          <w:tcPr>
            <w:tcW w:w="1408" w:type="dxa"/>
            <w:shd w:val="clear" w:color="auto" w:fill="C9DAF8"/>
            <w:tcMar>
              <w:top w:w="100" w:type="dxa"/>
              <w:left w:w="100" w:type="dxa"/>
              <w:bottom w:w="100" w:type="dxa"/>
              <w:right w:w="100" w:type="dxa"/>
            </w:tcMar>
          </w:tcPr>
          <w:p w14:paraId="00000180" w14:textId="77777777" w:rsidR="00F718CE" w:rsidRDefault="00000000">
            <w:pPr>
              <w:widowControl w:val="0"/>
              <w:jc w:val="center"/>
              <w:rPr>
                <w:b/>
              </w:rPr>
            </w:pPr>
            <w:r>
              <w:rPr>
                <w:b/>
              </w:rPr>
              <w:t>Tipo de recurso</w:t>
            </w:r>
          </w:p>
        </w:tc>
        <w:tc>
          <w:tcPr>
            <w:tcW w:w="12003" w:type="dxa"/>
            <w:gridSpan w:val="4"/>
            <w:shd w:val="clear" w:color="auto" w:fill="C9DAF8"/>
            <w:tcMar>
              <w:top w:w="100" w:type="dxa"/>
              <w:left w:w="100" w:type="dxa"/>
              <w:bottom w:w="100" w:type="dxa"/>
              <w:right w:w="100" w:type="dxa"/>
            </w:tcMar>
          </w:tcPr>
          <w:p w14:paraId="00000181" w14:textId="77777777" w:rsidR="00F718CE" w:rsidRDefault="00000000">
            <w:pPr>
              <w:keepNext/>
              <w:keepLines/>
              <w:widowControl w:val="0"/>
              <w:pBdr>
                <w:top w:val="nil"/>
                <w:left w:val="nil"/>
                <w:bottom w:val="nil"/>
                <w:right w:val="nil"/>
                <w:between w:val="nil"/>
              </w:pBdr>
              <w:spacing w:after="60" w:line="276" w:lineRule="auto"/>
              <w:jc w:val="center"/>
              <w:rPr>
                <w:color w:val="000000"/>
              </w:rPr>
            </w:pPr>
            <w:bookmarkStart w:id="8" w:name="_heading=h.2s8eyo1" w:colFirst="0" w:colLast="0"/>
            <w:bookmarkEnd w:id="8"/>
            <w:r>
              <w:rPr>
                <w:color w:val="000000"/>
              </w:rPr>
              <w:t>Video motion</w:t>
            </w:r>
          </w:p>
        </w:tc>
      </w:tr>
      <w:tr w:rsidR="00F718CE" w14:paraId="463E3C35" w14:textId="77777777">
        <w:trPr>
          <w:trHeight w:val="460"/>
        </w:trPr>
        <w:tc>
          <w:tcPr>
            <w:tcW w:w="1408" w:type="dxa"/>
            <w:shd w:val="clear" w:color="auto" w:fill="C9DAF8"/>
            <w:tcMar>
              <w:top w:w="100" w:type="dxa"/>
              <w:left w:w="100" w:type="dxa"/>
              <w:bottom w:w="100" w:type="dxa"/>
              <w:right w:w="100" w:type="dxa"/>
            </w:tcMar>
          </w:tcPr>
          <w:p w14:paraId="00000185" w14:textId="77777777" w:rsidR="00F718CE" w:rsidRDefault="00000000">
            <w:pPr>
              <w:widowControl w:val="0"/>
              <w:jc w:val="center"/>
              <w:rPr>
                <w:b/>
              </w:rPr>
            </w:pPr>
            <w:r>
              <w:rPr>
                <w:b/>
              </w:rPr>
              <w:t>NOTA</w:t>
            </w:r>
          </w:p>
        </w:tc>
        <w:tc>
          <w:tcPr>
            <w:tcW w:w="12003" w:type="dxa"/>
            <w:gridSpan w:val="4"/>
            <w:shd w:val="clear" w:color="auto" w:fill="C9DAF8"/>
            <w:tcMar>
              <w:top w:w="100" w:type="dxa"/>
              <w:left w:w="100" w:type="dxa"/>
              <w:bottom w:w="100" w:type="dxa"/>
              <w:right w:w="100" w:type="dxa"/>
            </w:tcMar>
          </w:tcPr>
          <w:p w14:paraId="00000186" w14:textId="77777777" w:rsidR="00F718CE" w:rsidRDefault="00000000">
            <w:pPr>
              <w:widowControl w:val="0"/>
              <w:jc w:val="center"/>
              <w:rPr>
                <w:b/>
              </w:rPr>
            </w:pPr>
            <w:r>
              <w:rPr>
                <w:b/>
              </w:rPr>
              <w:t>La totalidad del texto locutado para el video no debe superar las 500 palabras aproximadamente</w:t>
            </w:r>
          </w:p>
        </w:tc>
      </w:tr>
      <w:tr w:rsidR="00F718CE" w14:paraId="5C98A241" w14:textId="77777777">
        <w:trPr>
          <w:trHeight w:val="420"/>
        </w:trPr>
        <w:tc>
          <w:tcPr>
            <w:tcW w:w="1408" w:type="dxa"/>
            <w:shd w:val="clear" w:color="auto" w:fill="auto"/>
            <w:tcMar>
              <w:top w:w="100" w:type="dxa"/>
              <w:left w:w="100" w:type="dxa"/>
              <w:bottom w:w="100" w:type="dxa"/>
              <w:right w:w="100" w:type="dxa"/>
            </w:tcMar>
          </w:tcPr>
          <w:p w14:paraId="0000018A" w14:textId="77777777" w:rsidR="00F718CE" w:rsidRDefault="00000000">
            <w:pPr>
              <w:widowControl w:val="0"/>
              <w:rPr>
                <w:b/>
              </w:rPr>
            </w:pPr>
            <w:r>
              <w:rPr>
                <w:b/>
              </w:rPr>
              <w:t xml:space="preserve">Título </w:t>
            </w:r>
          </w:p>
        </w:tc>
        <w:tc>
          <w:tcPr>
            <w:tcW w:w="12003" w:type="dxa"/>
            <w:gridSpan w:val="4"/>
            <w:shd w:val="clear" w:color="auto" w:fill="auto"/>
            <w:tcMar>
              <w:top w:w="100" w:type="dxa"/>
              <w:left w:w="100" w:type="dxa"/>
              <w:bottom w:w="100" w:type="dxa"/>
              <w:right w:w="100" w:type="dxa"/>
            </w:tcMar>
          </w:tcPr>
          <w:p w14:paraId="0000018B" w14:textId="77777777" w:rsidR="00F718CE" w:rsidRDefault="00000000">
            <w:pPr>
              <w:widowControl w:val="0"/>
            </w:pPr>
            <w:r>
              <w:t xml:space="preserve">Problema del </w:t>
            </w:r>
            <w:r>
              <w:rPr>
                <w:i/>
              </w:rPr>
              <w:t xml:space="preserve">hardware </w:t>
            </w:r>
            <w:r>
              <w:t>en general</w:t>
            </w:r>
          </w:p>
        </w:tc>
      </w:tr>
      <w:tr w:rsidR="00F718CE" w14:paraId="6695921E" w14:textId="77777777">
        <w:tc>
          <w:tcPr>
            <w:tcW w:w="1408" w:type="dxa"/>
            <w:shd w:val="clear" w:color="auto" w:fill="auto"/>
            <w:tcMar>
              <w:top w:w="100" w:type="dxa"/>
              <w:left w:w="100" w:type="dxa"/>
              <w:bottom w:w="100" w:type="dxa"/>
              <w:right w:w="100" w:type="dxa"/>
            </w:tcMar>
          </w:tcPr>
          <w:p w14:paraId="0000018F" w14:textId="77777777" w:rsidR="00F718CE" w:rsidRDefault="00000000">
            <w:pPr>
              <w:widowControl w:val="0"/>
              <w:rPr>
                <w:b/>
              </w:rPr>
            </w:pPr>
            <w:r>
              <w:rPr>
                <w:b/>
              </w:rPr>
              <w:lastRenderedPageBreak/>
              <w:t>Escena</w:t>
            </w:r>
          </w:p>
        </w:tc>
        <w:tc>
          <w:tcPr>
            <w:tcW w:w="3827" w:type="dxa"/>
            <w:shd w:val="clear" w:color="auto" w:fill="auto"/>
            <w:tcMar>
              <w:top w:w="100" w:type="dxa"/>
              <w:left w:w="100" w:type="dxa"/>
              <w:bottom w:w="100" w:type="dxa"/>
              <w:right w:w="100" w:type="dxa"/>
            </w:tcMar>
          </w:tcPr>
          <w:p w14:paraId="00000190" w14:textId="77777777" w:rsidR="00F718CE" w:rsidRDefault="00000000">
            <w:pPr>
              <w:widowControl w:val="0"/>
              <w:jc w:val="center"/>
              <w:rPr>
                <w:b/>
              </w:rPr>
            </w:pPr>
            <w:r>
              <w:rPr>
                <w:b/>
              </w:rPr>
              <w:t>Imagen</w:t>
            </w:r>
          </w:p>
        </w:tc>
        <w:tc>
          <w:tcPr>
            <w:tcW w:w="1119" w:type="dxa"/>
            <w:shd w:val="clear" w:color="auto" w:fill="auto"/>
            <w:tcMar>
              <w:top w:w="100" w:type="dxa"/>
              <w:left w:w="100" w:type="dxa"/>
              <w:bottom w:w="100" w:type="dxa"/>
              <w:right w:w="100" w:type="dxa"/>
            </w:tcMar>
          </w:tcPr>
          <w:p w14:paraId="00000191" w14:textId="77777777" w:rsidR="00F718CE" w:rsidRDefault="00000000">
            <w:pPr>
              <w:widowControl w:val="0"/>
              <w:jc w:val="center"/>
              <w:rPr>
                <w:b/>
              </w:rPr>
            </w:pPr>
            <w:r>
              <w:rPr>
                <w:b/>
              </w:rPr>
              <w:t>Sonido</w:t>
            </w:r>
          </w:p>
        </w:tc>
        <w:tc>
          <w:tcPr>
            <w:tcW w:w="3984" w:type="dxa"/>
            <w:shd w:val="clear" w:color="auto" w:fill="auto"/>
            <w:tcMar>
              <w:top w:w="100" w:type="dxa"/>
              <w:left w:w="100" w:type="dxa"/>
              <w:bottom w:w="100" w:type="dxa"/>
              <w:right w:w="100" w:type="dxa"/>
            </w:tcMar>
          </w:tcPr>
          <w:p w14:paraId="00000192" w14:textId="77777777" w:rsidR="00F718CE" w:rsidRDefault="00000000">
            <w:pPr>
              <w:widowControl w:val="0"/>
              <w:jc w:val="center"/>
              <w:rPr>
                <w:b/>
              </w:rPr>
            </w:pPr>
            <w:r>
              <w:rPr>
                <w:b/>
              </w:rPr>
              <w:t>Narración</w:t>
            </w:r>
          </w:p>
        </w:tc>
        <w:tc>
          <w:tcPr>
            <w:tcW w:w="3073" w:type="dxa"/>
            <w:shd w:val="clear" w:color="auto" w:fill="auto"/>
            <w:tcMar>
              <w:top w:w="100" w:type="dxa"/>
              <w:left w:w="100" w:type="dxa"/>
              <w:bottom w:w="100" w:type="dxa"/>
              <w:right w:w="100" w:type="dxa"/>
            </w:tcMar>
          </w:tcPr>
          <w:p w14:paraId="00000193" w14:textId="77777777" w:rsidR="00F718CE" w:rsidRDefault="00000000">
            <w:pPr>
              <w:widowControl w:val="0"/>
              <w:jc w:val="center"/>
              <w:rPr>
                <w:b/>
              </w:rPr>
            </w:pPr>
            <w:r>
              <w:rPr>
                <w:b/>
              </w:rPr>
              <w:t xml:space="preserve">Texto </w:t>
            </w:r>
          </w:p>
        </w:tc>
      </w:tr>
      <w:tr w:rsidR="00F718CE" w14:paraId="1313886E" w14:textId="77777777">
        <w:tc>
          <w:tcPr>
            <w:tcW w:w="1408" w:type="dxa"/>
            <w:shd w:val="clear" w:color="auto" w:fill="auto"/>
            <w:tcMar>
              <w:top w:w="100" w:type="dxa"/>
              <w:left w:w="100" w:type="dxa"/>
              <w:bottom w:w="100" w:type="dxa"/>
              <w:right w:w="100" w:type="dxa"/>
            </w:tcMar>
          </w:tcPr>
          <w:p w14:paraId="00000194" w14:textId="77777777" w:rsidR="00F718CE" w:rsidRDefault="00000000">
            <w:pPr>
              <w:widowControl w:val="0"/>
              <w:rPr>
                <w:b/>
              </w:rPr>
            </w:pPr>
            <w:r>
              <w:rPr>
                <w:b/>
              </w:rPr>
              <w:t>1</w:t>
            </w:r>
          </w:p>
        </w:tc>
        <w:tc>
          <w:tcPr>
            <w:tcW w:w="3827" w:type="dxa"/>
            <w:shd w:val="clear" w:color="auto" w:fill="auto"/>
            <w:tcMar>
              <w:top w:w="100" w:type="dxa"/>
              <w:left w:w="100" w:type="dxa"/>
              <w:bottom w:w="100" w:type="dxa"/>
              <w:right w:w="100" w:type="dxa"/>
            </w:tcMar>
          </w:tcPr>
          <w:p w14:paraId="00000195" w14:textId="77777777" w:rsidR="00F718CE" w:rsidRDefault="00000000">
            <w:pPr>
              <w:widowControl w:val="0"/>
              <w:jc w:val="both"/>
            </w:pPr>
            <w:r>
              <w:t>En la medida que sale el texto visualizar las imágenes que se presentan</w:t>
            </w:r>
          </w:p>
          <w:p w14:paraId="00000196" w14:textId="77777777" w:rsidR="00F718CE" w:rsidRDefault="00F718CE">
            <w:pPr>
              <w:rPr>
                <w:color w:val="999999"/>
              </w:rPr>
            </w:pPr>
          </w:p>
          <w:p w14:paraId="00000197" w14:textId="77777777" w:rsidR="00F718CE" w:rsidRDefault="00000000">
            <w:pPr>
              <w:rPr>
                <w:color w:val="999999"/>
              </w:rPr>
            </w:pPr>
            <w:r>
              <w:rPr>
                <w:noProof/>
              </w:rPr>
              <w:drawing>
                <wp:inline distT="0" distB="0" distL="0" distR="0">
                  <wp:extent cx="2029460" cy="1457325"/>
                  <wp:effectExtent l="0" t="0" r="0" b="0"/>
                  <wp:docPr id="871" name="image68.jpg" descr="Partes de ordenador. Reparación manual de PC. Hardware electrónico. Placa base con microchips. Almacén de PCB. Placa de chile. Recuperación del dispositivo. Servicio de taller. Brazos en la parte superior de la mesa. Ilustración del vector"/>
                  <wp:cNvGraphicFramePr/>
                  <a:graphic xmlns:a="http://schemas.openxmlformats.org/drawingml/2006/main">
                    <a:graphicData uri="http://schemas.openxmlformats.org/drawingml/2006/picture">
                      <pic:pic xmlns:pic="http://schemas.openxmlformats.org/drawingml/2006/picture">
                        <pic:nvPicPr>
                          <pic:cNvPr id="0" name="image68.jpg" descr="Partes de ordenador. Reparación manual de PC. Hardware electrónico. Placa base con microchips. Almacén de PCB. Placa de chile. Recuperación del dispositivo. Servicio de taller. Brazos en la parte superior de la mesa. Ilustración del vector"/>
                          <pic:cNvPicPr preferRelativeResize="0"/>
                        </pic:nvPicPr>
                        <pic:blipFill>
                          <a:blip r:embed="rId56"/>
                          <a:srcRect/>
                          <a:stretch>
                            <a:fillRect/>
                          </a:stretch>
                        </pic:blipFill>
                        <pic:spPr>
                          <a:xfrm>
                            <a:off x="0" y="0"/>
                            <a:ext cx="2029460" cy="1457325"/>
                          </a:xfrm>
                          <a:prstGeom prst="rect">
                            <a:avLst/>
                          </a:prstGeom>
                          <a:ln/>
                        </pic:spPr>
                      </pic:pic>
                    </a:graphicData>
                  </a:graphic>
                </wp:inline>
              </w:drawing>
            </w:r>
          </w:p>
          <w:p w14:paraId="00000198" w14:textId="77777777" w:rsidR="00F718CE" w:rsidRDefault="00000000">
            <w:r>
              <w:t>Imagen de referente (o similar)</w:t>
            </w:r>
          </w:p>
          <w:p w14:paraId="00000199" w14:textId="77777777" w:rsidR="00F718CE" w:rsidRDefault="00000000">
            <w:hyperlink r:id="rId57">
              <w:r>
                <w:rPr>
                  <w:color w:val="0000FF"/>
                  <w:u w:val="single"/>
                </w:rPr>
                <w:t>https://www.shutterstock.com/image-vector/computer-parts-hands-repair-pc-600w-2192555921.jpg</w:t>
              </w:r>
            </w:hyperlink>
            <w:r>
              <w:t xml:space="preserve">  </w:t>
            </w:r>
          </w:p>
          <w:p w14:paraId="0000019A" w14:textId="77777777" w:rsidR="00F718CE" w:rsidRDefault="00000000">
            <w:r>
              <w:rPr>
                <w:b/>
              </w:rPr>
              <w:t>Imagen</w:t>
            </w:r>
            <w:r>
              <w:t xml:space="preserve"> 228116_i25</w:t>
            </w:r>
          </w:p>
        </w:tc>
        <w:tc>
          <w:tcPr>
            <w:tcW w:w="1119" w:type="dxa"/>
            <w:shd w:val="clear" w:color="auto" w:fill="auto"/>
            <w:tcMar>
              <w:top w:w="100" w:type="dxa"/>
              <w:left w:w="100" w:type="dxa"/>
              <w:bottom w:w="100" w:type="dxa"/>
              <w:right w:w="100" w:type="dxa"/>
            </w:tcMar>
          </w:tcPr>
          <w:p w14:paraId="0000019B" w14:textId="77777777" w:rsidR="00F718CE" w:rsidRDefault="00000000">
            <w:pPr>
              <w:widowControl w:val="0"/>
              <w:jc w:val="center"/>
            </w:pPr>
            <w:r>
              <w:rPr>
                <w:color w:val="999999"/>
              </w:rPr>
              <w:t>N/A</w:t>
            </w:r>
          </w:p>
        </w:tc>
        <w:tc>
          <w:tcPr>
            <w:tcW w:w="3984" w:type="dxa"/>
            <w:shd w:val="clear" w:color="auto" w:fill="auto"/>
            <w:tcMar>
              <w:top w:w="100" w:type="dxa"/>
              <w:left w:w="100" w:type="dxa"/>
              <w:bottom w:w="100" w:type="dxa"/>
              <w:right w:w="100" w:type="dxa"/>
            </w:tcMar>
          </w:tcPr>
          <w:p w14:paraId="0000019C" w14:textId="77777777" w:rsidR="00F718CE" w:rsidRDefault="00000000">
            <w:pPr>
              <w:pBdr>
                <w:top w:val="nil"/>
                <w:left w:val="nil"/>
                <w:bottom w:val="nil"/>
                <w:right w:val="nil"/>
                <w:between w:val="nil"/>
              </w:pBdr>
              <w:jc w:val="both"/>
            </w:pPr>
            <w:r>
              <w:t xml:space="preserve">Se entiende por </w:t>
            </w:r>
            <w:r>
              <w:rPr>
                <w:i/>
              </w:rPr>
              <w:t>hardware</w:t>
            </w:r>
            <w:r>
              <w:t xml:space="preserve"> a los componentes físicos de un dispositivo, este puede presentar diversos problemas los cuales se describen a continuación:</w:t>
            </w:r>
          </w:p>
          <w:p w14:paraId="0000019D" w14:textId="77777777" w:rsidR="00F718CE" w:rsidRDefault="00F718CE">
            <w:pPr>
              <w:widowControl w:val="0"/>
            </w:pPr>
          </w:p>
        </w:tc>
        <w:tc>
          <w:tcPr>
            <w:tcW w:w="3073" w:type="dxa"/>
            <w:shd w:val="clear" w:color="auto" w:fill="auto"/>
            <w:tcMar>
              <w:top w:w="100" w:type="dxa"/>
              <w:left w:w="100" w:type="dxa"/>
              <w:bottom w:w="100" w:type="dxa"/>
              <w:right w:w="100" w:type="dxa"/>
            </w:tcMar>
          </w:tcPr>
          <w:p w14:paraId="0000019E" w14:textId="77777777" w:rsidR="00F718CE" w:rsidRDefault="00000000">
            <w:pPr>
              <w:widowControl w:val="0"/>
              <w:rPr>
                <w:i/>
              </w:rPr>
            </w:pPr>
            <w:r>
              <w:rPr>
                <w:i/>
              </w:rPr>
              <w:t>Hardware</w:t>
            </w:r>
          </w:p>
          <w:p w14:paraId="0000019F" w14:textId="77777777" w:rsidR="00F718CE" w:rsidRDefault="00000000">
            <w:pPr>
              <w:widowControl w:val="0"/>
            </w:pPr>
            <w:r>
              <w:t>Componentes físicos</w:t>
            </w:r>
          </w:p>
        </w:tc>
      </w:tr>
      <w:tr w:rsidR="00F718CE" w14:paraId="6F659D47" w14:textId="77777777">
        <w:tc>
          <w:tcPr>
            <w:tcW w:w="1408" w:type="dxa"/>
            <w:shd w:val="clear" w:color="auto" w:fill="auto"/>
            <w:tcMar>
              <w:top w:w="100" w:type="dxa"/>
              <w:left w:w="100" w:type="dxa"/>
              <w:bottom w:w="100" w:type="dxa"/>
              <w:right w:w="100" w:type="dxa"/>
            </w:tcMar>
          </w:tcPr>
          <w:p w14:paraId="000001A0" w14:textId="77777777" w:rsidR="00F718CE" w:rsidRDefault="00000000">
            <w:pPr>
              <w:widowControl w:val="0"/>
              <w:rPr>
                <w:b/>
              </w:rPr>
            </w:pPr>
            <w:r>
              <w:rPr>
                <w:b/>
              </w:rPr>
              <w:t>2</w:t>
            </w:r>
          </w:p>
        </w:tc>
        <w:tc>
          <w:tcPr>
            <w:tcW w:w="3827" w:type="dxa"/>
            <w:shd w:val="clear" w:color="auto" w:fill="auto"/>
            <w:tcMar>
              <w:top w:w="100" w:type="dxa"/>
              <w:left w:w="100" w:type="dxa"/>
              <w:bottom w:w="100" w:type="dxa"/>
              <w:right w:w="100" w:type="dxa"/>
            </w:tcMar>
          </w:tcPr>
          <w:p w14:paraId="000001A1" w14:textId="77777777" w:rsidR="00F718CE" w:rsidRDefault="00000000">
            <w:pPr>
              <w:widowControl w:val="0"/>
              <w:jc w:val="both"/>
            </w:pPr>
            <w:r>
              <w:t>En la medida que sale el texto visualizar las imágenes que se presentan</w:t>
            </w:r>
          </w:p>
          <w:p w14:paraId="000001A2" w14:textId="77777777" w:rsidR="00F718CE" w:rsidRDefault="00000000">
            <w:pPr>
              <w:widowControl w:val="0"/>
            </w:pPr>
            <w:r>
              <w:rPr>
                <w:noProof/>
              </w:rPr>
              <w:lastRenderedPageBreak/>
              <w:drawing>
                <wp:inline distT="0" distB="0" distL="0" distR="0">
                  <wp:extent cx="1169493" cy="1430030"/>
                  <wp:effectExtent l="0" t="0" r="0" b="0"/>
                  <wp:docPr id="872" name="image58.jpg" descr="Antiguo ordenador de tecnología electrónica y teléfono en cubo de basura. Dibujo de dibujos animados planos vectoriales"/>
                  <wp:cNvGraphicFramePr/>
                  <a:graphic xmlns:a="http://schemas.openxmlformats.org/drawingml/2006/main">
                    <a:graphicData uri="http://schemas.openxmlformats.org/drawingml/2006/picture">
                      <pic:pic xmlns:pic="http://schemas.openxmlformats.org/drawingml/2006/picture">
                        <pic:nvPicPr>
                          <pic:cNvPr id="0" name="image58.jpg" descr="Antiguo ordenador de tecnología electrónica y teléfono en cubo de basura. Dibujo de dibujos animados planos vectoriales"/>
                          <pic:cNvPicPr preferRelativeResize="0"/>
                        </pic:nvPicPr>
                        <pic:blipFill>
                          <a:blip r:embed="rId58"/>
                          <a:srcRect/>
                          <a:stretch>
                            <a:fillRect/>
                          </a:stretch>
                        </pic:blipFill>
                        <pic:spPr>
                          <a:xfrm>
                            <a:off x="0" y="0"/>
                            <a:ext cx="1169493" cy="1430030"/>
                          </a:xfrm>
                          <a:prstGeom prst="rect">
                            <a:avLst/>
                          </a:prstGeom>
                          <a:ln/>
                        </pic:spPr>
                      </pic:pic>
                    </a:graphicData>
                  </a:graphic>
                </wp:inline>
              </w:drawing>
            </w:r>
          </w:p>
          <w:p w14:paraId="000001A3" w14:textId="77777777" w:rsidR="00F718CE" w:rsidRDefault="00000000">
            <w:r>
              <w:t>Imagen de referente (o similar)</w:t>
            </w:r>
          </w:p>
          <w:p w14:paraId="000001A4" w14:textId="77777777" w:rsidR="00F718CE" w:rsidRDefault="00000000">
            <w:hyperlink r:id="rId59">
              <w:r>
                <w:rPr>
                  <w:color w:val="0000FF"/>
                  <w:u w:val="single"/>
                </w:rPr>
                <w:t>https://www.shutterstock.com/image-vector/old-electronics-technology-computer-phone-600w-626694944.jpg</w:t>
              </w:r>
            </w:hyperlink>
            <w:r>
              <w:t xml:space="preserve">   </w:t>
            </w:r>
          </w:p>
          <w:p w14:paraId="000001A5" w14:textId="77777777" w:rsidR="00F718CE" w:rsidRDefault="00000000">
            <w:pPr>
              <w:widowControl w:val="0"/>
            </w:pPr>
            <w:r>
              <w:rPr>
                <w:b/>
              </w:rPr>
              <w:t>Imagen</w:t>
            </w:r>
            <w:r>
              <w:t xml:space="preserve"> 228116_i26</w:t>
            </w:r>
          </w:p>
          <w:p w14:paraId="000001A6" w14:textId="77777777" w:rsidR="00F718CE" w:rsidRDefault="00000000">
            <w:pPr>
              <w:widowControl w:val="0"/>
            </w:pPr>
            <w:r>
              <w:rPr>
                <w:noProof/>
              </w:rPr>
              <w:drawing>
                <wp:inline distT="0" distB="0" distL="0" distR="0">
                  <wp:extent cx="1249174" cy="1345325"/>
                  <wp:effectExtent l="0" t="0" r="0" b="0"/>
                  <wp:docPr id="873" name="image59.jpg" descr="Ilustración de una computadora antigua"/>
                  <wp:cNvGraphicFramePr/>
                  <a:graphic xmlns:a="http://schemas.openxmlformats.org/drawingml/2006/main">
                    <a:graphicData uri="http://schemas.openxmlformats.org/drawingml/2006/picture">
                      <pic:pic xmlns:pic="http://schemas.openxmlformats.org/drawingml/2006/picture">
                        <pic:nvPicPr>
                          <pic:cNvPr id="0" name="image59.jpg" descr="Ilustración de una computadora antigua"/>
                          <pic:cNvPicPr preferRelativeResize="0"/>
                        </pic:nvPicPr>
                        <pic:blipFill>
                          <a:blip r:embed="rId60"/>
                          <a:srcRect/>
                          <a:stretch>
                            <a:fillRect/>
                          </a:stretch>
                        </pic:blipFill>
                        <pic:spPr>
                          <a:xfrm>
                            <a:off x="0" y="0"/>
                            <a:ext cx="1249174" cy="1345325"/>
                          </a:xfrm>
                          <a:prstGeom prst="rect">
                            <a:avLst/>
                          </a:prstGeom>
                          <a:ln/>
                        </pic:spPr>
                      </pic:pic>
                    </a:graphicData>
                  </a:graphic>
                </wp:inline>
              </w:drawing>
            </w:r>
          </w:p>
          <w:p w14:paraId="000001A7" w14:textId="77777777" w:rsidR="00F718CE" w:rsidRDefault="00000000">
            <w:r>
              <w:t>Imagen de referente (o similar)</w:t>
            </w:r>
          </w:p>
          <w:p w14:paraId="000001A8" w14:textId="77777777" w:rsidR="00F718CE" w:rsidRDefault="00000000">
            <w:hyperlink r:id="rId61">
              <w:r>
                <w:rPr>
                  <w:color w:val="0000FF"/>
                  <w:u w:val="single"/>
                </w:rPr>
                <w:t>https://www.shutterstock.com/image-vector/illustration-old-computer-600w-250862068.jpg</w:t>
              </w:r>
            </w:hyperlink>
            <w:r>
              <w:t xml:space="preserve">    </w:t>
            </w:r>
          </w:p>
          <w:p w14:paraId="000001A9" w14:textId="77777777" w:rsidR="00F718CE" w:rsidRDefault="00000000">
            <w:pPr>
              <w:widowControl w:val="0"/>
            </w:pPr>
            <w:r>
              <w:rPr>
                <w:b/>
              </w:rPr>
              <w:t>Imagen</w:t>
            </w:r>
            <w:r>
              <w:t xml:space="preserve"> 228116_i27</w:t>
            </w:r>
          </w:p>
        </w:tc>
        <w:tc>
          <w:tcPr>
            <w:tcW w:w="1119" w:type="dxa"/>
            <w:shd w:val="clear" w:color="auto" w:fill="auto"/>
            <w:tcMar>
              <w:top w:w="100" w:type="dxa"/>
              <w:left w:w="100" w:type="dxa"/>
              <w:bottom w:w="100" w:type="dxa"/>
              <w:right w:w="100" w:type="dxa"/>
            </w:tcMar>
          </w:tcPr>
          <w:p w14:paraId="000001AA" w14:textId="77777777" w:rsidR="00F718CE" w:rsidRDefault="00000000">
            <w:pPr>
              <w:widowControl w:val="0"/>
              <w:jc w:val="center"/>
            </w:pPr>
            <w:r>
              <w:rPr>
                <w:color w:val="999999"/>
              </w:rPr>
              <w:lastRenderedPageBreak/>
              <w:t>N/A</w:t>
            </w:r>
          </w:p>
        </w:tc>
        <w:tc>
          <w:tcPr>
            <w:tcW w:w="3984" w:type="dxa"/>
            <w:shd w:val="clear" w:color="auto" w:fill="auto"/>
            <w:tcMar>
              <w:top w:w="100" w:type="dxa"/>
              <w:left w:w="100" w:type="dxa"/>
              <w:bottom w:w="100" w:type="dxa"/>
              <w:right w:w="100" w:type="dxa"/>
            </w:tcMar>
          </w:tcPr>
          <w:p w14:paraId="000001AB" w14:textId="77777777" w:rsidR="00F718CE" w:rsidRDefault="00000000">
            <w:pPr>
              <w:widowControl w:val="0"/>
              <w:jc w:val="both"/>
            </w:pPr>
            <w:r>
              <w:t xml:space="preserve">Un </w:t>
            </w:r>
            <w:r>
              <w:rPr>
                <w:i/>
              </w:rPr>
              <w:t>hardware</w:t>
            </w:r>
            <w:r>
              <w:t xml:space="preserve"> obsoleto: su vieja computadora será una computadora demasiado vieja para usarla más. Si tiene una PC para juegos en la que ya no puede jugar ningún juego en el mercado, entonces, está obsoleta.</w:t>
            </w:r>
          </w:p>
        </w:tc>
        <w:tc>
          <w:tcPr>
            <w:tcW w:w="3073" w:type="dxa"/>
            <w:shd w:val="clear" w:color="auto" w:fill="auto"/>
            <w:tcMar>
              <w:top w:w="100" w:type="dxa"/>
              <w:left w:w="100" w:type="dxa"/>
              <w:bottom w:w="100" w:type="dxa"/>
              <w:right w:w="100" w:type="dxa"/>
            </w:tcMar>
          </w:tcPr>
          <w:p w14:paraId="000001AC" w14:textId="77777777" w:rsidR="00F718CE" w:rsidRDefault="00000000">
            <w:pPr>
              <w:widowControl w:val="0"/>
            </w:pPr>
            <w:r>
              <w:rPr>
                <w:i/>
              </w:rPr>
              <w:t>Hardware</w:t>
            </w:r>
            <w:r>
              <w:t xml:space="preserve"> obsoleto</w:t>
            </w:r>
          </w:p>
          <w:p w14:paraId="000001AD" w14:textId="77777777" w:rsidR="00F718CE" w:rsidRDefault="00000000">
            <w:pPr>
              <w:widowControl w:val="0"/>
            </w:pPr>
            <w:r>
              <w:t>Computadora</w:t>
            </w:r>
          </w:p>
          <w:p w14:paraId="000001AE" w14:textId="77777777" w:rsidR="00F718CE" w:rsidRDefault="00F718CE">
            <w:pPr>
              <w:widowControl w:val="0"/>
            </w:pPr>
          </w:p>
        </w:tc>
      </w:tr>
      <w:tr w:rsidR="00F718CE" w14:paraId="284FAB46" w14:textId="77777777">
        <w:tc>
          <w:tcPr>
            <w:tcW w:w="1408" w:type="dxa"/>
            <w:shd w:val="clear" w:color="auto" w:fill="auto"/>
            <w:tcMar>
              <w:top w:w="100" w:type="dxa"/>
              <w:left w:w="100" w:type="dxa"/>
              <w:bottom w:w="100" w:type="dxa"/>
              <w:right w:w="100" w:type="dxa"/>
            </w:tcMar>
          </w:tcPr>
          <w:p w14:paraId="000001AF" w14:textId="77777777" w:rsidR="00F718CE" w:rsidRDefault="00000000">
            <w:pPr>
              <w:widowControl w:val="0"/>
              <w:rPr>
                <w:b/>
              </w:rPr>
            </w:pPr>
            <w:r>
              <w:rPr>
                <w:b/>
              </w:rPr>
              <w:t>3</w:t>
            </w:r>
          </w:p>
        </w:tc>
        <w:tc>
          <w:tcPr>
            <w:tcW w:w="3827" w:type="dxa"/>
            <w:shd w:val="clear" w:color="auto" w:fill="auto"/>
            <w:tcMar>
              <w:top w:w="100" w:type="dxa"/>
              <w:left w:w="100" w:type="dxa"/>
              <w:bottom w:w="100" w:type="dxa"/>
              <w:right w:w="100" w:type="dxa"/>
            </w:tcMar>
          </w:tcPr>
          <w:p w14:paraId="000001B0" w14:textId="77777777" w:rsidR="00F718CE" w:rsidRDefault="00000000">
            <w:pPr>
              <w:widowControl w:val="0"/>
              <w:jc w:val="both"/>
            </w:pPr>
            <w:r>
              <w:t xml:space="preserve">En la medida que sale el texto visualizar las imágenes que se </w:t>
            </w:r>
            <w:r>
              <w:lastRenderedPageBreak/>
              <w:t>presentan</w:t>
            </w:r>
          </w:p>
          <w:p w14:paraId="000001B1" w14:textId="77777777" w:rsidR="00F718CE" w:rsidRDefault="00F718CE">
            <w:pPr>
              <w:widowControl w:val="0"/>
            </w:pPr>
          </w:p>
          <w:p w14:paraId="000001B2" w14:textId="77777777" w:rsidR="00F718CE" w:rsidRDefault="00000000">
            <w:pPr>
              <w:widowControl w:val="0"/>
            </w:pPr>
            <w:r>
              <w:rPr>
                <w:noProof/>
              </w:rPr>
              <w:drawing>
                <wp:inline distT="0" distB="0" distL="0" distR="0">
                  <wp:extent cx="1191714" cy="1283441"/>
                  <wp:effectExtent l="0" t="0" r="0" b="0"/>
                  <wp:docPr id="874" name="image56.jpg" descr="Fuente de alimentación para portátiles"/>
                  <wp:cNvGraphicFramePr/>
                  <a:graphic xmlns:a="http://schemas.openxmlformats.org/drawingml/2006/main">
                    <a:graphicData uri="http://schemas.openxmlformats.org/drawingml/2006/picture">
                      <pic:pic xmlns:pic="http://schemas.openxmlformats.org/drawingml/2006/picture">
                        <pic:nvPicPr>
                          <pic:cNvPr id="0" name="image56.jpg" descr="Fuente de alimentación para portátiles"/>
                          <pic:cNvPicPr preferRelativeResize="0"/>
                        </pic:nvPicPr>
                        <pic:blipFill>
                          <a:blip r:embed="rId62"/>
                          <a:srcRect/>
                          <a:stretch>
                            <a:fillRect/>
                          </a:stretch>
                        </pic:blipFill>
                        <pic:spPr>
                          <a:xfrm>
                            <a:off x="0" y="0"/>
                            <a:ext cx="1191714" cy="1283441"/>
                          </a:xfrm>
                          <a:prstGeom prst="rect">
                            <a:avLst/>
                          </a:prstGeom>
                          <a:ln/>
                        </pic:spPr>
                      </pic:pic>
                    </a:graphicData>
                  </a:graphic>
                </wp:inline>
              </w:drawing>
            </w:r>
          </w:p>
          <w:p w14:paraId="000001B3" w14:textId="77777777" w:rsidR="00F718CE" w:rsidRDefault="00000000">
            <w:r>
              <w:t>Imagen de referente (o similar)</w:t>
            </w:r>
          </w:p>
          <w:p w14:paraId="000001B4" w14:textId="77777777" w:rsidR="00F718CE" w:rsidRDefault="00000000">
            <w:hyperlink r:id="rId63">
              <w:r>
                <w:rPr>
                  <w:color w:val="0000FF"/>
                  <w:u w:val="single"/>
                </w:rPr>
                <w:t>https://www.shutterstock.com/image-vector/laptop-power-supply-charge-connect-600w-617042375.jpg</w:t>
              </w:r>
            </w:hyperlink>
            <w:r>
              <w:t xml:space="preserve">    </w:t>
            </w:r>
          </w:p>
          <w:p w14:paraId="000001B5" w14:textId="77777777" w:rsidR="00F718CE" w:rsidRDefault="00000000">
            <w:pPr>
              <w:widowControl w:val="0"/>
            </w:pPr>
            <w:r>
              <w:rPr>
                <w:b/>
              </w:rPr>
              <w:t>Imagen</w:t>
            </w:r>
            <w:r>
              <w:t xml:space="preserve"> 228116_i28</w:t>
            </w:r>
          </w:p>
          <w:p w14:paraId="000001B6" w14:textId="77777777" w:rsidR="00F718CE" w:rsidRDefault="00F718CE">
            <w:pPr>
              <w:widowControl w:val="0"/>
            </w:pPr>
          </w:p>
          <w:p w14:paraId="000001B7" w14:textId="77777777" w:rsidR="00F718CE" w:rsidRDefault="00000000">
            <w:pPr>
              <w:widowControl w:val="0"/>
              <w:jc w:val="center"/>
            </w:pPr>
            <w:r>
              <w:rPr>
                <w:noProof/>
              </w:rPr>
              <w:drawing>
                <wp:inline distT="0" distB="0" distL="0" distR="0">
                  <wp:extent cx="1081477" cy="1037826"/>
                  <wp:effectExtent l="0" t="0" r="0" b="0"/>
                  <wp:docPr id="875" name="image53.jpg" descr="Fuente de alimentación ininterrumpida profesional con un gran número de enchufes y conectores. Vista trasera. Unidad con cable de red. Ilustración vectorial plana"/>
                  <wp:cNvGraphicFramePr/>
                  <a:graphic xmlns:a="http://schemas.openxmlformats.org/drawingml/2006/main">
                    <a:graphicData uri="http://schemas.openxmlformats.org/drawingml/2006/picture">
                      <pic:pic xmlns:pic="http://schemas.openxmlformats.org/drawingml/2006/picture">
                        <pic:nvPicPr>
                          <pic:cNvPr id="0" name="image53.jpg" descr="Fuente de alimentación ininterrumpida profesional con un gran número de enchufes y conectores. Vista trasera. Unidad con cable de red. Ilustración vectorial plana"/>
                          <pic:cNvPicPr preferRelativeResize="0"/>
                        </pic:nvPicPr>
                        <pic:blipFill>
                          <a:blip r:embed="rId64"/>
                          <a:srcRect t="10894"/>
                          <a:stretch>
                            <a:fillRect/>
                          </a:stretch>
                        </pic:blipFill>
                        <pic:spPr>
                          <a:xfrm>
                            <a:off x="0" y="0"/>
                            <a:ext cx="1081477" cy="1037826"/>
                          </a:xfrm>
                          <a:prstGeom prst="rect">
                            <a:avLst/>
                          </a:prstGeom>
                          <a:ln/>
                        </pic:spPr>
                      </pic:pic>
                    </a:graphicData>
                  </a:graphic>
                </wp:inline>
              </w:drawing>
            </w:r>
          </w:p>
          <w:p w14:paraId="000001B8" w14:textId="77777777" w:rsidR="00F718CE" w:rsidRDefault="00000000">
            <w:r>
              <w:t>Imagen de referente (o similar)</w:t>
            </w:r>
          </w:p>
          <w:p w14:paraId="000001B9" w14:textId="77777777" w:rsidR="00F718CE" w:rsidRDefault="00000000">
            <w:hyperlink r:id="rId65">
              <w:r>
                <w:rPr>
                  <w:color w:val="0000FF"/>
                  <w:u w:val="single"/>
                </w:rPr>
                <w:t>https://www.shutterstock.com/image-vector/professional-uninterruptible-power-supply-large-600w-1928077349.jpg</w:t>
              </w:r>
            </w:hyperlink>
            <w:r>
              <w:t xml:space="preserve">   </w:t>
            </w:r>
          </w:p>
          <w:p w14:paraId="000001BA" w14:textId="77777777" w:rsidR="00F718CE" w:rsidRDefault="00000000">
            <w:pPr>
              <w:widowControl w:val="0"/>
            </w:pPr>
            <w:r>
              <w:rPr>
                <w:b/>
              </w:rPr>
              <w:t>Imagen</w:t>
            </w:r>
            <w:r>
              <w:t xml:space="preserve"> 228116_i29</w:t>
            </w:r>
          </w:p>
        </w:tc>
        <w:tc>
          <w:tcPr>
            <w:tcW w:w="1119" w:type="dxa"/>
            <w:shd w:val="clear" w:color="auto" w:fill="auto"/>
            <w:tcMar>
              <w:top w:w="100" w:type="dxa"/>
              <w:left w:w="100" w:type="dxa"/>
              <w:bottom w:w="100" w:type="dxa"/>
              <w:right w:w="100" w:type="dxa"/>
            </w:tcMar>
          </w:tcPr>
          <w:p w14:paraId="000001BB" w14:textId="77777777" w:rsidR="00F718CE" w:rsidRDefault="00000000">
            <w:pPr>
              <w:widowControl w:val="0"/>
              <w:jc w:val="center"/>
            </w:pPr>
            <w:r>
              <w:rPr>
                <w:color w:val="999999"/>
              </w:rPr>
              <w:lastRenderedPageBreak/>
              <w:t>N/A</w:t>
            </w:r>
          </w:p>
        </w:tc>
        <w:tc>
          <w:tcPr>
            <w:tcW w:w="3984" w:type="dxa"/>
            <w:shd w:val="clear" w:color="auto" w:fill="auto"/>
            <w:tcMar>
              <w:top w:w="100" w:type="dxa"/>
              <w:left w:w="100" w:type="dxa"/>
              <w:bottom w:w="100" w:type="dxa"/>
              <w:right w:w="100" w:type="dxa"/>
            </w:tcMar>
          </w:tcPr>
          <w:p w14:paraId="000001BC" w14:textId="77777777" w:rsidR="00F718CE" w:rsidRDefault="00000000">
            <w:pPr>
              <w:pBdr>
                <w:top w:val="nil"/>
                <w:left w:val="nil"/>
                <w:bottom w:val="nil"/>
                <w:right w:val="nil"/>
                <w:between w:val="nil"/>
              </w:pBdr>
              <w:jc w:val="both"/>
            </w:pPr>
            <w:r>
              <w:t>La f</w:t>
            </w:r>
            <w:r>
              <w:rPr>
                <w:color w:val="000000"/>
              </w:rPr>
              <w:t xml:space="preserve">uente de alimentación: una falla puede hacer que un sistema presente </w:t>
            </w:r>
            <w:r>
              <w:rPr>
                <w:color w:val="000000"/>
              </w:rPr>
              <w:lastRenderedPageBreak/>
              <w:t>dos problemas. Es posible que no proporcione energía al sistema o que no proporcione suficiente voltaje y corriente a los diversos componentes del escritorio.</w:t>
            </w:r>
          </w:p>
        </w:tc>
        <w:tc>
          <w:tcPr>
            <w:tcW w:w="3073" w:type="dxa"/>
            <w:shd w:val="clear" w:color="auto" w:fill="auto"/>
            <w:tcMar>
              <w:top w:w="100" w:type="dxa"/>
              <w:left w:w="100" w:type="dxa"/>
              <w:bottom w:w="100" w:type="dxa"/>
              <w:right w:w="100" w:type="dxa"/>
            </w:tcMar>
          </w:tcPr>
          <w:p w14:paraId="000001BD" w14:textId="77777777" w:rsidR="00F718CE" w:rsidRDefault="00000000">
            <w:pPr>
              <w:widowControl w:val="0"/>
            </w:pPr>
            <w:r>
              <w:lastRenderedPageBreak/>
              <w:t>Fuente de alimentación</w:t>
            </w:r>
          </w:p>
          <w:p w14:paraId="000001BE" w14:textId="77777777" w:rsidR="00F718CE" w:rsidRDefault="00000000">
            <w:pPr>
              <w:widowControl w:val="0"/>
            </w:pPr>
            <w:r>
              <w:t>Voltaje</w:t>
            </w:r>
          </w:p>
          <w:p w14:paraId="000001BF" w14:textId="77777777" w:rsidR="00F718CE" w:rsidRDefault="00000000">
            <w:pPr>
              <w:widowControl w:val="0"/>
            </w:pPr>
            <w:r>
              <w:lastRenderedPageBreak/>
              <w:t>Componentes</w:t>
            </w:r>
          </w:p>
        </w:tc>
      </w:tr>
      <w:tr w:rsidR="00F718CE" w14:paraId="136A6749" w14:textId="77777777">
        <w:tc>
          <w:tcPr>
            <w:tcW w:w="1408" w:type="dxa"/>
            <w:shd w:val="clear" w:color="auto" w:fill="auto"/>
            <w:tcMar>
              <w:top w:w="100" w:type="dxa"/>
              <w:left w:w="100" w:type="dxa"/>
              <w:bottom w:w="100" w:type="dxa"/>
              <w:right w:w="100" w:type="dxa"/>
            </w:tcMar>
          </w:tcPr>
          <w:p w14:paraId="000001C0" w14:textId="77777777" w:rsidR="00F718CE" w:rsidRDefault="00000000">
            <w:pPr>
              <w:widowControl w:val="0"/>
              <w:rPr>
                <w:b/>
              </w:rPr>
            </w:pPr>
            <w:r>
              <w:rPr>
                <w:b/>
              </w:rPr>
              <w:lastRenderedPageBreak/>
              <w:t>4</w:t>
            </w:r>
          </w:p>
        </w:tc>
        <w:tc>
          <w:tcPr>
            <w:tcW w:w="3827" w:type="dxa"/>
            <w:shd w:val="clear" w:color="auto" w:fill="auto"/>
            <w:tcMar>
              <w:top w:w="100" w:type="dxa"/>
              <w:left w:w="100" w:type="dxa"/>
              <w:bottom w:w="100" w:type="dxa"/>
              <w:right w:w="100" w:type="dxa"/>
            </w:tcMar>
          </w:tcPr>
          <w:p w14:paraId="000001C1" w14:textId="77777777" w:rsidR="00F718CE" w:rsidRDefault="00000000">
            <w:pPr>
              <w:widowControl w:val="0"/>
              <w:jc w:val="center"/>
            </w:pPr>
            <w:r>
              <w:rPr>
                <w:noProof/>
              </w:rPr>
              <w:drawing>
                <wp:inline distT="0" distB="0" distL="0" distR="0">
                  <wp:extent cx="1177084" cy="1267685"/>
                  <wp:effectExtent l="0" t="0" r="0" b="0"/>
                  <wp:docPr id="849" name="image13.jpg" descr="Icono de memoria caché vector editable "/>
                  <wp:cNvGraphicFramePr/>
                  <a:graphic xmlns:a="http://schemas.openxmlformats.org/drawingml/2006/main">
                    <a:graphicData uri="http://schemas.openxmlformats.org/drawingml/2006/picture">
                      <pic:pic xmlns:pic="http://schemas.openxmlformats.org/drawingml/2006/picture">
                        <pic:nvPicPr>
                          <pic:cNvPr id="0" name="image13.jpg" descr="Icono de memoria caché vector editable "/>
                          <pic:cNvPicPr preferRelativeResize="0"/>
                        </pic:nvPicPr>
                        <pic:blipFill>
                          <a:blip r:embed="rId66"/>
                          <a:srcRect/>
                          <a:stretch>
                            <a:fillRect/>
                          </a:stretch>
                        </pic:blipFill>
                        <pic:spPr>
                          <a:xfrm>
                            <a:off x="0" y="0"/>
                            <a:ext cx="1177084" cy="1267685"/>
                          </a:xfrm>
                          <a:prstGeom prst="rect">
                            <a:avLst/>
                          </a:prstGeom>
                          <a:ln/>
                        </pic:spPr>
                      </pic:pic>
                    </a:graphicData>
                  </a:graphic>
                </wp:inline>
              </w:drawing>
            </w:r>
          </w:p>
          <w:p w14:paraId="000001C2" w14:textId="77777777" w:rsidR="00F718CE" w:rsidRDefault="00000000">
            <w:r>
              <w:t>Imagen de referente (o similar)</w:t>
            </w:r>
          </w:p>
          <w:p w14:paraId="000001C3" w14:textId="77777777" w:rsidR="00F718CE" w:rsidRDefault="00000000">
            <w:hyperlink r:id="rId67">
              <w:r>
                <w:rPr>
                  <w:color w:val="0000FF"/>
                  <w:u w:val="single"/>
                </w:rPr>
                <w:t>https://www.shutterstock.com/image-vector/professional-uninterruptible-power-supply-large-600w-1928077349.jpg</w:t>
              </w:r>
            </w:hyperlink>
            <w:r>
              <w:t xml:space="preserve">   </w:t>
            </w:r>
          </w:p>
          <w:p w14:paraId="000001C4" w14:textId="77777777" w:rsidR="00F718CE" w:rsidRDefault="00000000">
            <w:pPr>
              <w:widowControl w:val="0"/>
            </w:pPr>
            <w:r>
              <w:rPr>
                <w:b/>
              </w:rPr>
              <w:t>Imagen</w:t>
            </w:r>
            <w:r>
              <w:t xml:space="preserve"> 228116_i30</w:t>
            </w:r>
          </w:p>
          <w:p w14:paraId="000001C5" w14:textId="77777777" w:rsidR="00F718CE" w:rsidRDefault="00000000">
            <w:pPr>
              <w:widowControl w:val="0"/>
              <w:jc w:val="center"/>
            </w:pPr>
            <w:r>
              <w:rPr>
                <w:noProof/>
              </w:rPr>
              <w:drawing>
                <wp:inline distT="0" distB="0" distL="0" distR="0">
                  <wp:extent cx="1035191" cy="1114871"/>
                  <wp:effectExtent l="0" t="0" r="0" b="0"/>
                  <wp:docPr id="850" name="image7.jpg" descr="GPU icon in flat style with long shadow on transparent background"/>
                  <wp:cNvGraphicFramePr/>
                  <a:graphic xmlns:a="http://schemas.openxmlformats.org/drawingml/2006/main">
                    <a:graphicData uri="http://schemas.openxmlformats.org/drawingml/2006/picture">
                      <pic:pic xmlns:pic="http://schemas.openxmlformats.org/drawingml/2006/picture">
                        <pic:nvPicPr>
                          <pic:cNvPr id="0" name="image7.jpg" descr="GPU icon in flat style with long shadow on transparent background"/>
                          <pic:cNvPicPr preferRelativeResize="0"/>
                        </pic:nvPicPr>
                        <pic:blipFill>
                          <a:blip r:embed="rId68"/>
                          <a:srcRect/>
                          <a:stretch>
                            <a:fillRect/>
                          </a:stretch>
                        </pic:blipFill>
                        <pic:spPr>
                          <a:xfrm>
                            <a:off x="0" y="0"/>
                            <a:ext cx="1035191" cy="1114871"/>
                          </a:xfrm>
                          <a:prstGeom prst="rect">
                            <a:avLst/>
                          </a:prstGeom>
                          <a:ln/>
                        </pic:spPr>
                      </pic:pic>
                    </a:graphicData>
                  </a:graphic>
                </wp:inline>
              </w:drawing>
            </w:r>
          </w:p>
          <w:p w14:paraId="000001C6" w14:textId="77777777" w:rsidR="00F718CE" w:rsidRDefault="00000000">
            <w:r>
              <w:t>Imagen de referente (o similar)</w:t>
            </w:r>
          </w:p>
          <w:p w14:paraId="000001C7" w14:textId="77777777" w:rsidR="00F718CE" w:rsidRDefault="00000000">
            <w:hyperlink r:id="rId69">
              <w:r>
                <w:rPr>
                  <w:color w:val="0000FF"/>
                  <w:u w:val="single"/>
                </w:rPr>
                <w:t>https://www.shutterstock.com/image-vector/gpu-icon-flat-style-long-600w-1165861438.jpg</w:t>
              </w:r>
            </w:hyperlink>
            <w:r>
              <w:t xml:space="preserve">   </w:t>
            </w:r>
          </w:p>
          <w:p w14:paraId="000001C8" w14:textId="77777777" w:rsidR="00F718CE" w:rsidRDefault="00000000">
            <w:pPr>
              <w:widowControl w:val="0"/>
            </w:pPr>
            <w:r>
              <w:rPr>
                <w:b/>
              </w:rPr>
              <w:t>Imagen</w:t>
            </w:r>
            <w:r>
              <w:t xml:space="preserve"> 228116_i31</w:t>
            </w:r>
          </w:p>
        </w:tc>
        <w:tc>
          <w:tcPr>
            <w:tcW w:w="1119" w:type="dxa"/>
            <w:shd w:val="clear" w:color="auto" w:fill="auto"/>
            <w:tcMar>
              <w:top w:w="100" w:type="dxa"/>
              <w:left w:w="100" w:type="dxa"/>
              <w:bottom w:w="100" w:type="dxa"/>
              <w:right w:w="100" w:type="dxa"/>
            </w:tcMar>
          </w:tcPr>
          <w:p w14:paraId="000001C9" w14:textId="77777777" w:rsidR="00F718CE" w:rsidRDefault="00000000">
            <w:pPr>
              <w:widowControl w:val="0"/>
              <w:jc w:val="center"/>
            </w:pPr>
            <w:r>
              <w:rPr>
                <w:color w:val="999999"/>
              </w:rPr>
              <w:t>N/A</w:t>
            </w:r>
          </w:p>
        </w:tc>
        <w:tc>
          <w:tcPr>
            <w:tcW w:w="3984" w:type="dxa"/>
            <w:shd w:val="clear" w:color="auto" w:fill="auto"/>
            <w:tcMar>
              <w:top w:w="100" w:type="dxa"/>
              <w:left w:w="100" w:type="dxa"/>
              <w:bottom w:w="100" w:type="dxa"/>
              <w:right w:w="100" w:type="dxa"/>
            </w:tcMar>
          </w:tcPr>
          <w:p w14:paraId="000001CA" w14:textId="77777777" w:rsidR="00F718CE" w:rsidRDefault="00000000">
            <w:pPr>
              <w:pBdr>
                <w:top w:val="nil"/>
                <w:left w:val="nil"/>
                <w:bottom w:val="nil"/>
                <w:right w:val="nil"/>
                <w:between w:val="nil"/>
              </w:pBdr>
              <w:jc w:val="both"/>
            </w:pPr>
            <w:r>
              <w:t>El c</w:t>
            </w:r>
            <w:r>
              <w:rPr>
                <w:color w:val="000000"/>
              </w:rPr>
              <w:t xml:space="preserve">aché L1 o L2: ya se pueden distinguir entre los </w:t>
            </w:r>
            <w:r>
              <w:rPr>
                <w:i/>
                <w:color w:val="000000"/>
              </w:rPr>
              <w:t>buffers</w:t>
            </w:r>
            <w:r>
              <w:rPr>
                <w:color w:val="000000"/>
              </w:rPr>
              <w:t xml:space="preserve"> en L1, L2 y L3, y es la designación con la que se identifican los diferentes niveles en los que se enmarcan. También se utiliza un tipo de caché llamado L4, aunque se usa muy pocas veces, sobre todo, en procesadores con GPU integrada.</w:t>
            </w:r>
          </w:p>
        </w:tc>
        <w:tc>
          <w:tcPr>
            <w:tcW w:w="3073" w:type="dxa"/>
            <w:shd w:val="clear" w:color="auto" w:fill="auto"/>
            <w:tcMar>
              <w:top w:w="100" w:type="dxa"/>
              <w:left w:w="100" w:type="dxa"/>
              <w:bottom w:w="100" w:type="dxa"/>
              <w:right w:w="100" w:type="dxa"/>
            </w:tcMar>
          </w:tcPr>
          <w:p w14:paraId="000001CB" w14:textId="77777777" w:rsidR="00F718CE" w:rsidRDefault="00000000">
            <w:pPr>
              <w:widowControl w:val="0"/>
            </w:pPr>
            <w:r>
              <w:t>Caché</w:t>
            </w:r>
          </w:p>
          <w:p w14:paraId="000001CC" w14:textId="77777777" w:rsidR="00F718CE" w:rsidRDefault="00000000">
            <w:pPr>
              <w:widowControl w:val="0"/>
            </w:pPr>
            <w:r>
              <w:t>Procesadores</w:t>
            </w:r>
          </w:p>
          <w:p w14:paraId="000001CD" w14:textId="77777777" w:rsidR="00F718CE" w:rsidRDefault="00000000">
            <w:pPr>
              <w:widowControl w:val="0"/>
            </w:pPr>
            <w:r>
              <w:t>GPU integrada</w:t>
            </w:r>
          </w:p>
        </w:tc>
      </w:tr>
      <w:tr w:rsidR="00F718CE" w14:paraId="7409209A" w14:textId="77777777">
        <w:tc>
          <w:tcPr>
            <w:tcW w:w="1408" w:type="dxa"/>
            <w:shd w:val="clear" w:color="auto" w:fill="auto"/>
            <w:tcMar>
              <w:top w:w="100" w:type="dxa"/>
              <w:left w:w="100" w:type="dxa"/>
              <w:bottom w:w="100" w:type="dxa"/>
              <w:right w:w="100" w:type="dxa"/>
            </w:tcMar>
          </w:tcPr>
          <w:p w14:paraId="000001CE" w14:textId="77777777" w:rsidR="00F718CE" w:rsidRDefault="00000000">
            <w:pPr>
              <w:widowControl w:val="0"/>
              <w:rPr>
                <w:b/>
              </w:rPr>
            </w:pPr>
            <w:r>
              <w:rPr>
                <w:b/>
              </w:rPr>
              <w:lastRenderedPageBreak/>
              <w:t>5</w:t>
            </w:r>
          </w:p>
        </w:tc>
        <w:tc>
          <w:tcPr>
            <w:tcW w:w="3827" w:type="dxa"/>
            <w:shd w:val="clear" w:color="auto" w:fill="auto"/>
            <w:tcMar>
              <w:top w:w="100" w:type="dxa"/>
              <w:left w:w="100" w:type="dxa"/>
              <w:bottom w:w="100" w:type="dxa"/>
              <w:right w:w="100" w:type="dxa"/>
            </w:tcMar>
          </w:tcPr>
          <w:p w14:paraId="000001CF" w14:textId="77777777" w:rsidR="00F718CE" w:rsidRDefault="00000000">
            <w:pPr>
              <w:jc w:val="center"/>
            </w:pPr>
            <w:r>
              <w:rPr>
                <w:noProof/>
              </w:rPr>
              <w:drawing>
                <wp:inline distT="0" distB="0" distL="0" distR="0">
                  <wp:extent cx="1205101" cy="1111211"/>
                  <wp:effectExtent l="0" t="0" r="0" b="0"/>
                  <wp:docPr id="851" name="image14.jpg" descr="Unidad de disco duro (HDD), EPS vectorial 8."/>
                  <wp:cNvGraphicFramePr/>
                  <a:graphic xmlns:a="http://schemas.openxmlformats.org/drawingml/2006/main">
                    <a:graphicData uri="http://schemas.openxmlformats.org/drawingml/2006/picture">
                      <pic:pic xmlns:pic="http://schemas.openxmlformats.org/drawingml/2006/picture">
                        <pic:nvPicPr>
                          <pic:cNvPr id="0" name="image14.jpg" descr="Unidad de disco duro (HDD), EPS vectorial 8."/>
                          <pic:cNvPicPr preferRelativeResize="0"/>
                        </pic:nvPicPr>
                        <pic:blipFill>
                          <a:blip r:embed="rId70"/>
                          <a:srcRect t="14380"/>
                          <a:stretch>
                            <a:fillRect/>
                          </a:stretch>
                        </pic:blipFill>
                        <pic:spPr>
                          <a:xfrm>
                            <a:off x="0" y="0"/>
                            <a:ext cx="1205101" cy="1111211"/>
                          </a:xfrm>
                          <a:prstGeom prst="rect">
                            <a:avLst/>
                          </a:prstGeom>
                          <a:ln/>
                        </pic:spPr>
                      </pic:pic>
                    </a:graphicData>
                  </a:graphic>
                </wp:inline>
              </w:drawing>
            </w:r>
          </w:p>
          <w:p w14:paraId="000001D0" w14:textId="77777777" w:rsidR="00F718CE" w:rsidRDefault="00000000">
            <w:r>
              <w:t>Imagen de referente (o similar)</w:t>
            </w:r>
          </w:p>
          <w:p w14:paraId="000001D1" w14:textId="77777777" w:rsidR="00F718CE" w:rsidRDefault="00000000">
            <w:hyperlink r:id="rId71">
              <w:r>
                <w:rPr>
                  <w:color w:val="0000FF"/>
                  <w:u w:val="single"/>
                </w:rPr>
                <w:t>https://www.shutterstock.com/image-vector/hard-disk-drive-hdd-vector-600w-74888341.jpg</w:t>
              </w:r>
            </w:hyperlink>
            <w:r>
              <w:t xml:space="preserve">   </w:t>
            </w:r>
          </w:p>
          <w:p w14:paraId="000001D2" w14:textId="77777777" w:rsidR="00F718CE" w:rsidRDefault="00000000">
            <w:pPr>
              <w:widowControl w:val="0"/>
            </w:pPr>
            <w:r>
              <w:rPr>
                <w:b/>
              </w:rPr>
              <w:t>Imagen</w:t>
            </w:r>
            <w:r>
              <w:t xml:space="preserve"> 228116_i32</w:t>
            </w:r>
          </w:p>
          <w:p w14:paraId="000001D3" w14:textId="77777777" w:rsidR="00F718CE" w:rsidRDefault="00000000">
            <w:pPr>
              <w:widowControl w:val="0"/>
              <w:jc w:val="center"/>
            </w:pPr>
            <w:r>
              <w:rPr>
                <w:noProof/>
              </w:rPr>
              <w:drawing>
                <wp:inline distT="0" distB="0" distL="0" distR="0">
                  <wp:extent cx="1422514" cy="1021486"/>
                  <wp:effectExtent l="0" t="0" r="0" b="0"/>
                  <wp:docPr id="852" name="image20.jpg" descr="Almacenamiento de portátiles y discos duros, diseño vectorial en fondo verde."/>
                  <wp:cNvGraphicFramePr/>
                  <a:graphic xmlns:a="http://schemas.openxmlformats.org/drawingml/2006/main">
                    <a:graphicData uri="http://schemas.openxmlformats.org/drawingml/2006/picture">
                      <pic:pic xmlns:pic="http://schemas.openxmlformats.org/drawingml/2006/picture">
                        <pic:nvPicPr>
                          <pic:cNvPr id="0" name="image20.jpg" descr="Almacenamiento de portátiles y discos duros, diseño vectorial en fondo verde."/>
                          <pic:cNvPicPr preferRelativeResize="0"/>
                        </pic:nvPicPr>
                        <pic:blipFill>
                          <a:blip r:embed="rId72"/>
                          <a:srcRect/>
                          <a:stretch>
                            <a:fillRect/>
                          </a:stretch>
                        </pic:blipFill>
                        <pic:spPr>
                          <a:xfrm>
                            <a:off x="0" y="0"/>
                            <a:ext cx="1422514" cy="1021486"/>
                          </a:xfrm>
                          <a:prstGeom prst="rect">
                            <a:avLst/>
                          </a:prstGeom>
                          <a:ln/>
                        </pic:spPr>
                      </pic:pic>
                    </a:graphicData>
                  </a:graphic>
                </wp:inline>
              </w:drawing>
            </w:r>
          </w:p>
          <w:p w14:paraId="000001D4" w14:textId="77777777" w:rsidR="00F718CE" w:rsidRDefault="00000000">
            <w:r>
              <w:t>Imagen de referente (o similar)</w:t>
            </w:r>
          </w:p>
          <w:p w14:paraId="000001D5" w14:textId="77777777" w:rsidR="00F718CE" w:rsidRDefault="00000000">
            <w:hyperlink r:id="rId73">
              <w:r>
                <w:rPr>
                  <w:color w:val="0000FF"/>
                  <w:u w:val="single"/>
                </w:rPr>
                <w:t>https://www.shutterstock.com/image-vector/laptop-hard-disk-storage-vector-600w-670421299.jpg</w:t>
              </w:r>
            </w:hyperlink>
            <w:r>
              <w:t xml:space="preserve">    </w:t>
            </w:r>
          </w:p>
          <w:p w14:paraId="000001D6" w14:textId="77777777" w:rsidR="00F718CE" w:rsidRDefault="00000000">
            <w:pPr>
              <w:widowControl w:val="0"/>
            </w:pPr>
            <w:r>
              <w:rPr>
                <w:b/>
              </w:rPr>
              <w:t>Imagen</w:t>
            </w:r>
            <w:r>
              <w:t xml:space="preserve"> 228116_i33</w:t>
            </w:r>
          </w:p>
        </w:tc>
        <w:tc>
          <w:tcPr>
            <w:tcW w:w="1119" w:type="dxa"/>
            <w:shd w:val="clear" w:color="auto" w:fill="auto"/>
            <w:tcMar>
              <w:top w:w="100" w:type="dxa"/>
              <w:left w:w="100" w:type="dxa"/>
              <w:bottom w:w="100" w:type="dxa"/>
              <w:right w:w="100" w:type="dxa"/>
            </w:tcMar>
          </w:tcPr>
          <w:p w14:paraId="000001D7" w14:textId="77777777" w:rsidR="00F718CE" w:rsidRDefault="00000000">
            <w:pPr>
              <w:widowControl w:val="0"/>
              <w:jc w:val="center"/>
            </w:pPr>
            <w:r>
              <w:rPr>
                <w:color w:val="999999"/>
              </w:rPr>
              <w:t>N/A</w:t>
            </w:r>
          </w:p>
        </w:tc>
        <w:tc>
          <w:tcPr>
            <w:tcW w:w="3984" w:type="dxa"/>
            <w:shd w:val="clear" w:color="auto" w:fill="auto"/>
            <w:tcMar>
              <w:top w:w="100" w:type="dxa"/>
              <w:left w:w="100" w:type="dxa"/>
              <w:bottom w:w="100" w:type="dxa"/>
              <w:right w:w="100" w:type="dxa"/>
            </w:tcMar>
          </w:tcPr>
          <w:p w14:paraId="000001D8" w14:textId="77777777" w:rsidR="00F718CE" w:rsidRDefault="00000000">
            <w:pPr>
              <w:widowControl w:val="0"/>
              <w:jc w:val="both"/>
            </w:pPr>
            <w:r>
              <w:t>Una conexión no válida del disco duro: en primer lugar, debemos asegurarnos de que el sistema de archivos del disco duro sea compatible con Windows. Windows solo admite formatos NTFS, exFAT y FAT32. Windows no es compatible con los sistemas de archivos utilizados por Apple APFS y HFS+, como los que se utilizan en Linux (ext2, ext3, ext4). Sin embargo, se pueden utilizar aplicaciones hechas por terceros para acceder a su contenido. Si estamos ante módulos en formato Linux ext, no se necesita utilizar ninguna aplicación de terceros porque se pueden utilizar WSL las que vienen incluidas con Windows, aunque sólo se podrá hacer a través de la línea de comandos. Sin embargo, este método no es válido para acceder a unidades utilizando el propio sistema de archivos de Apple (como NTFS de Microsoft).</w:t>
            </w:r>
          </w:p>
        </w:tc>
        <w:tc>
          <w:tcPr>
            <w:tcW w:w="3073" w:type="dxa"/>
            <w:shd w:val="clear" w:color="auto" w:fill="auto"/>
            <w:tcMar>
              <w:top w:w="100" w:type="dxa"/>
              <w:left w:w="100" w:type="dxa"/>
              <w:bottom w:w="100" w:type="dxa"/>
              <w:right w:w="100" w:type="dxa"/>
            </w:tcMar>
          </w:tcPr>
          <w:p w14:paraId="000001D9" w14:textId="77777777" w:rsidR="00F718CE" w:rsidRDefault="00000000">
            <w:pPr>
              <w:widowControl w:val="0"/>
            </w:pPr>
            <w:r>
              <w:t>Disco duro</w:t>
            </w:r>
          </w:p>
          <w:p w14:paraId="000001DA" w14:textId="77777777" w:rsidR="00F718CE" w:rsidRDefault="00000000">
            <w:pPr>
              <w:widowControl w:val="0"/>
            </w:pPr>
            <w:r>
              <w:t>Conexión</w:t>
            </w:r>
          </w:p>
          <w:p w14:paraId="000001DB" w14:textId="77777777" w:rsidR="00F718CE" w:rsidRDefault="00000000">
            <w:pPr>
              <w:widowControl w:val="0"/>
            </w:pPr>
            <w:r>
              <w:t>Windows</w:t>
            </w:r>
          </w:p>
        </w:tc>
      </w:tr>
      <w:tr w:rsidR="00F718CE" w14:paraId="1D349FEB" w14:textId="77777777">
        <w:tc>
          <w:tcPr>
            <w:tcW w:w="1408" w:type="dxa"/>
            <w:shd w:val="clear" w:color="auto" w:fill="auto"/>
            <w:tcMar>
              <w:top w:w="100" w:type="dxa"/>
              <w:left w:w="100" w:type="dxa"/>
              <w:bottom w:w="100" w:type="dxa"/>
              <w:right w:w="100" w:type="dxa"/>
            </w:tcMar>
          </w:tcPr>
          <w:p w14:paraId="000001DC" w14:textId="77777777" w:rsidR="00F718CE" w:rsidRDefault="00000000">
            <w:pPr>
              <w:widowControl w:val="0"/>
              <w:rPr>
                <w:b/>
              </w:rPr>
            </w:pPr>
            <w:r>
              <w:rPr>
                <w:b/>
              </w:rPr>
              <w:lastRenderedPageBreak/>
              <w:t>6</w:t>
            </w:r>
          </w:p>
        </w:tc>
        <w:tc>
          <w:tcPr>
            <w:tcW w:w="3827" w:type="dxa"/>
            <w:shd w:val="clear" w:color="auto" w:fill="auto"/>
            <w:tcMar>
              <w:top w:w="100" w:type="dxa"/>
              <w:left w:w="100" w:type="dxa"/>
              <w:bottom w:w="100" w:type="dxa"/>
              <w:right w:w="100" w:type="dxa"/>
            </w:tcMar>
          </w:tcPr>
          <w:p w14:paraId="000001DD" w14:textId="77777777" w:rsidR="00F718CE" w:rsidRDefault="00000000">
            <w:pPr>
              <w:widowControl w:val="0"/>
              <w:jc w:val="center"/>
            </w:pPr>
            <w:r>
              <w:rPr>
                <w:noProof/>
              </w:rPr>
              <w:drawing>
                <wp:inline distT="0" distB="0" distL="0" distR="0">
                  <wp:extent cx="1108382" cy="1193696"/>
                  <wp:effectExtent l="0" t="0" r="0" b="0"/>
                  <wp:docPr id="853" name="image5.jpg" descr="Conectores de enchufe. Vga manual levante cable de vídeo cable de alimentación de energía usb puertos adaptadores de enchufe vectorial isométrico. Ilustración del enchufe USB con conexión de cable"/>
                  <wp:cNvGraphicFramePr/>
                  <a:graphic xmlns:a="http://schemas.openxmlformats.org/drawingml/2006/main">
                    <a:graphicData uri="http://schemas.openxmlformats.org/drawingml/2006/picture">
                      <pic:pic xmlns:pic="http://schemas.openxmlformats.org/drawingml/2006/picture">
                        <pic:nvPicPr>
                          <pic:cNvPr id="0" name="image5.jpg" descr="Conectores de enchufe. Vga manual levante cable de vídeo cable de alimentación de energía usb puertos adaptadores de enchufe vectorial isométrico. Ilustración del enchufe USB con conexión de cable"/>
                          <pic:cNvPicPr preferRelativeResize="0"/>
                        </pic:nvPicPr>
                        <pic:blipFill>
                          <a:blip r:embed="rId74"/>
                          <a:srcRect/>
                          <a:stretch>
                            <a:fillRect/>
                          </a:stretch>
                        </pic:blipFill>
                        <pic:spPr>
                          <a:xfrm>
                            <a:off x="0" y="0"/>
                            <a:ext cx="1108382" cy="1193696"/>
                          </a:xfrm>
                          <a:prstGeom prst="rect">
                            <a:avLst/>
                          </a:prstGeom>
                          <a:ln/>
                        </pic:spPr>
                      </pic:pic>
                    </a:graphicData>
                  </a:graphic>
                </wp:inline>
              </w:drawing>
            </w:r>
          </w:p>
          <w:p w14:paraId="000001DE" w14:textId="77777777" w:rsidR="00F718CE" w:rsidRDefault="00F718CE">
            <w:pPr>
              <w:widowControl w:val="0"/>
            </w:pPr>
          </w:p>
          <w:p w14:paraId="000001DF" w14:textId="77777777" w:rsidR="00F718CE" w:rsidRDefault="00000000">
            <w:r>
              <w:t>Imagen de referente (o similar)</w:t>
            </w:r>
          </w:p>
          <w:p w14:paraId="000001E0" w14:textId="77777777" w:rsidR="00F718CE" w:rsidRDefault="00000000">
            <w:hyperlink r:id="rId75">
              <w:r>
                <w:rPr>
                  <w:color w:val="0000FF"/>
                  <w:u w:val="single"/>
                </w:rPr>
                <w:t>https://www.shutterstock.com/image-vector/plug-connectors-vga-hand-drawnmi-600w-1192789198.jpg</w:t>
              </w:r>
            </w:hyperlink>
            <w:r>
              <w:t xml:space="preserve">    </w:t>
            </w:r>
          </w:p>
          <w:p w14:paraId="000001E1" w14:textId="77777777" w:rsidR="00F718CE" w:rsidRDefault="00000000">
            <w:pPr>
              <w:widowControl w:val="0"/>
            </w:pPr>
            <w:r>
              <w:rPr>
                <w:b/>
              </w:rPr>
              <w:t>Imagen</w:t>
            </w:r>
            <w:r>
              <w:t xml:space="preserve"> 228116_i34</w:t>
            </w:r>
          </w:p>
          <w:p w14:paraId="000001E2" w14:textId="77777777" w:rsidR="00F718CE" w:rsidRDefault="00F718CE">
            <w:pPr>
              <w:widowControl w:val="0"/>
            </w:pPr>
          </w:p>
          <w:p w14:paraId="000001E3" w14:textId="77777777" w:rsidR="00F718CE" w:rsidRDefault="00000000">
            <w:pPr>
              <w:widowControl w:val="0"/>
              <w:jc w:val="center"/>
            </w:pPr>
            <w:r>
              <w:rPr>
                <w:noProof/>
              </w:rPr>
              <w:drawing>
                <wp:inline distT="0" distB="0" distL="0" distR="0">
                  <wp:extent cx="1123437" cy="802505"/>
                  <wp:effectExtent l="0" t="0" r="0" b="0"/>
                  <wp:docPr id="854" name="image12.jpg" descr="Disco duro externo realista en isometría. Ilustración vectorial isométrica del dispositivo electrónico, disco duro externo con cable USB. gadget electrónico, disco duro externo, unidad externa en horizontal"/>
                  <wp:cNvGraphicFramePr/>
                  <a:graphic xmlns:a="http://schemas.openxmlformats.org/drawingml/2006/main">
                    <a:graphicData uri="http://schemas.openxmlformats.org/drawingml/2006/picture">
                      <pic:pic xmlns:pic="http://schemas.openxmlformats.org/drawingml/2006/picture">
                        <pic:nvPicPr>
                          <pic:cNvPr id="0" name="image12.jpg" descr="Disco duro externo realista en isometría. Ilustración vectorial isométrica del dispositivo electrónico, disco duro externo con cable USB. gadget electrónico, disco duro externo, unidad externa en horizontal"/>
                          <pic:cNvPicPr preferRelativeResize="0"/>
                        </pic:nvPicPr>
                        <pic:blipFill>
                          <a:blip r:embed="rId76"/>
                          <a:srcRect/>
                          <a:stretch>
                            <a:fillRect/>
                          </a:stretch>
                        </pic:blipFill>
                        <pic:spPr>
                          <a:xfrm>
                            <a:off x="0" y="0"/>
                            <a:ext cx="1123437" cy="802505"/>
                          </a:xfrm>
                          <a:prstGeom prst="rect">
                            <a:avLst/>
                          </a:prstGeom>
                          <a:ln/>
                        </pic:spPr>
                      </pic:pic>
                    </a:graphicData>
                  </a:graphic>
                </wp:inline>
              </w:drawing>
            </w:r>
          </w:p>
          <w:p w14:paraId="000001E4" w14:textId="77777777" w:rsidR="00F718CE" w:rsidRDefault="00000000">
            <w:r>
              <w:t>Imagen de referente (o similar)</w:t>
            </w:r>
          </w:p>
          <w:p w14:paraId="000001E5" w14:textId="77777777" w:rsidR="00F718CE" w:rsidRDefault="00000000">
            <w:hyperlink r:id="rId77">
              <w:r>
                <w:rPr>
                  <w:color w:val="0000FF"/>
                  <w:u w:val="single"/>
                </w:rPr>
                <w:t>https://www.shutterstock.com/image-vector/realistic-external-hard-drive-isometry-600w-2008314485.jpg</w:t>
              </w:r>
            </w:hyperlink>
            <w:r>
              <w:t xml:space="preserve">   </w:t>
            </w:r>
          </w:p>
          <w:p w14:paraId="000001E6" w14:textId="77777777" w:rsidR="00F718CE" w:rsidRDefault="00000000">
            <w:pPr>
              <w:widowControl w:val="0"/>
            </w:pPr>
            <w:r>
              <w:rPr>
                <w:b/>
              </w:rPr>
              <w:t>Imagen</w:t>
            </w:r>
            <w:r>
              <w:t xml:space="preserve"> 228116_i35</w:t>
            </w:r>
          </w:p>
        </w:tc>
        <w:tc>
          <w:tcPr>
            <w:tcW w:w="1119" w:type="dxa"/>
            <w:shd w:val="clear" w:color="auto" w:fill="auto"/>
            <w:tcMar>
              <w:top w:w="100" w:type="dxa"/>
              <w:left w:w="100" w:type="dxa"/>
              <w:bottom w:w="100" w:type="dxa"/>
              <w:right w:w="100" w:type="dxa"/>
            </w:tcMar>
          </w:tcPr>
          <w:p w14:paraId="000001E7" w14:textId="77777777" w:rsidR="00F718CE" w:rsidRDefault="00000000">
            <w:pPr>
              <w:widowControl w:val="0"/>
              <w:jc w:val="center"/>
            </w:pPr>
            <w:r>
              <w:rPr>
                <w:color w:val="999999"/>
              </w:rPr>
              <w:t>N/A</w:t>
            </w:r>
          </w:p>
        </w:tc>
        <w:tc>
          <w:tcPr>
            <w:tcW w:w="3984" w:type="dxa"/>
            <w:shd w:val="clear" w:color="auto" w:fill="auto"/>
            <w:tcMar>
              <w:top w:w="100" w:type="dxa"/>
              <w:left w:w="100" w:type="dxa"/>
              <w:bottom w:w="100" w:type="dxa"/>
              <w:right w:w="100" w:type="dxa"/>
            </w:tcMar>
          </w:tcPr>
          <w:p w14:paraId="000001E8" w14:textId="77777777" w:rsidR="00F718CE" w:rsidRDefault="00000000">
            <w:pPr>
              <w:pBdr>
                <w:top w:val="nil"/>
                <w:left w:val="nil"/>
                <w:bottom w:val="nil"/>
                <w:right w:val="nil"/>
                <w:between w:val="nil"/>
              </w:pBdr>
              <w:jc w:val="both"/>
            </w:pPr>
            <w:r>
              <w:t>El c</w:t>
            </w:r>
            <w:r>
              <w:rPr>
                <w:color w:val="000000"/>
              </w:rPr>
              <w:t>ontrolador de disco: es posible que el disco duro no parezca defectuoso. Puede probarlo fácilmente conectándolo a otro puerto SATA o USB u otra computadora. La mejor manera de verificar si su disco duro interno funciona es usar un cable adaptador de SATA a USB. Si el disco duro no lo detecta ya está dañado, no tendrá más remedio que reemplazarlo por uno que funcione. Compruebe si el dispositivo defectuoso todavía está dentro del período de garantía.</w:t>
            </w:r>
          </w:p>
        </w:tc>
        <w:tc>
          <w:tcPr>
            <w:tcW w:w="3073" w:type="dxa"/>
            <w:shd w:val="clear" w:color="auto" w:fill="auto"/>
            <w:tcMar>
              <w:top w:w="100" w:type="dxa"/>
              <w:left w:w="100" w:type="dxa"/>
              <w:bottom w:w="100" w:type="dxa"/>
              <w:right w:w="100" w:type="dxa"/>
            </w:tcMar>
          </w:tcPr>
          <w:p w14:paraId="000001E9" w14:textId="77777777" w:rsidR="00F718CE" w:rsidRDefault="00000000">
            <w:pPr>
              <w:widowControl w:val="0"/>
            </w:pPr>
            <w:r>
              <w:t>Controlador de disco</w:t>
            </w:r>
          </w:p>
          <w:p w14:paraId="000001EA" w14:textId="77777777" w:rsidR="00F718CE" w:rsidRDefault="00000000">
            <w:pPr>
              <w:widowControl w:val="0"/>
            </w:pPr>
            <w:r>
              <w:t>Puerto SATA</w:t>
            </w:r>
          </w:p>
          <w:p w14:paraId="000001EB" w14:textId="77777777" w:rsidR="00F718CE" w:rsidRDefault="00000000">
            <w:pPr>
              <w:widowControl w:val="0"/>
            </w:pPr>
            <w:r>
              <w:t>USB</w:t>
            </w:r>
          </w:p>
          <w:p w14:paraId="000001EC" w14:textId="77777777" w:rsidR="00F718CE" w:rsidRDefault="00000000">
            <w:pPr>
              <w:widowControl w:val="0"/>
            </w:pPr>
            <w:r>
              <w:t>Cable adaptador</w:t>
            </w:r>
          </w:p>
        </w:tc>
      </w:tr>
      <w:tr w:rsidR="00F718CE" w14:paraId="06E7CA79" w14:textId="77777777">
        <w:tc>
          <w:tcPr>
            <w:tcW w:w="1408" w:type="dxa"/>
            <w:shd w:val="clear" w:color="auto" w:fill="auto"/>
            <w:tcMar>
              <w:top w:w="100" w:type="dxa"/>
              <w:left w:w="100" w:type="dxa"/>
              <w:bottom w:w="100" w:type="dxa"/>
              <w:right w:w="100" w:type="dxa"/>
            </w:tcMar>
          </w:tcPr>
          <w:p w14:paraId="000001ED" w14:textId="77777777" w:rsidR="00F718CE" w:rsidRDefault="00000000">
            <w:pPr>
              <w:widowControl w:val="0"/>
              <w:rPr>
                <w:b/>
              </w:rPr>
            </w:pPr>
            <w:r>
              <w:rPr>
                <w:b/>
              </w:rPr>
              <w:lastRenderedPageBreak/>
              <w:t>7</w:t>
            </w:r>
          </w:p>
        </w:tc>
        <w:tc>
          <w:tcPr>
            <w:tcW w:w="3827" w:type="dxa"/>
            <w:shd w:val="clear" w:color="auto" w:fill="auto"/>
            <w:tcMar>
              <w:top w:w="100" w:type="dxa"/>
              <w:left w:w="100" w:type="dxa"/>
              <w:bottom w:w="100" w:type="dxa"/>
              <w:right w:w="100" w:type="dxa"/>
            </w:tcMar>
          </w:tcPr>
          <w:p w14:paraId="000001EE" w14:textId="77777777" w:rsidR="00F718CE" w:rsidRDefault="00000000">
            <w:pPr>
              <w:widowControl w:val="0"/>
              <w:jc w:val="center"/>
            </w:pPr>
            <w:r>
              <w:rPr>
                <w:noProof/>
              </w:rPr>
              <w:drawing>
                <wp:inline distT="0" distB="0" distL="0" distR="0">
                  <wp:extent cx="1442605" cy="1235422"/>
                  <wp:effectExtent l="0" t="0" r="0" b="0"/>
                  <wp:docPr id="855" name="image15.jpg" descr="Isomtric BIOS Chip Vector Illustración"/>
                  <wp:cNvGraphicFramePr/>
                  <a:graphic xmlns:a="http://schemas.openxmlformats.org/drawingml/2006/main">
                    <a:graphicData uri="http://schemas.openxmlformats.org/drawingml/2006/picture">
                      <pic:pic xmlns:pic="http://schemas.openxmlformats.org/drawingml/2006/picture">
                        <pic:nvPicPr>
                          <pic:cNvPr id="0" name="image15.jpg" descr="Isomtric BIOS Chip Vector Illustración"/>
                          <pic:cNvPicPr preferRelativeResize="0"/>
                        </pic:nvPicPr>
                        <pic:blipFill>
                          <a:blip r:embed="rId78"/>
                          <a:srcRect t="20482"/>
                          <a:stretch>
                            <a:fillRect/>
                          </a:stretch>
                        </pic:blipFill>
                        <pic:spPr>
                          <a:xfrm>
                            <a:off x="0" y="0"/>
                            <a:ext cx="1442605" cy="1235422"/>
                          </a:xfrm>
                          <a:prstGeom prst="rect">
                            <a:avLst/>
                          </a:prstGeom>
                          <a:ln/>
                        </pic:spPr>
                      </pic:pic>
                    </a:graphicData>
                  </a:graphic>
                </wp:inline>
              </w:drawing>
            </w:r>
          </w:p>
          <w:p w14:paraId="000001EF" w14:textId="77777777" w:rsidR="00F718CE" w:rsidRDefault="00000000">
            <w:r>
              <w:t>Imagen de referente (o similar)</w:t>
            </w:r>
          </w:p>
          <w:p w14:paraId="000001F0" w14:textId="77777777" w:rsidR="00F718CE" w:rsidRDefault="00000000">
            <w:hyperlink r:id="rId79">
              <w:r>
                <w:rPr>
                  <w:color w:val="0000FF"/>
                  <w:u w:val="single"/>
                </w:rPr>
                <w:t>https://www.shutterstock.com/image-vector/isometric-bios-chip-vector-illustration-600w-200530865.jpg</w:t>
              </w:r>
            </w:hyperlink>
            <w:r>
              <w:t xml:space="preserve">  </w:t>
            </w:r>
          </w:p>
          <w:p w14:paraId="000001F1" w14:textId="77777777" w:rsidR="00F718CE" w:rsidRDefault="00000000">
            <w:pPr>
              <w:widowControl w:val="0"/>
            </w:pPr>
            <w:r>
              <w:rPr>
                <w:b/>
              </w:rPr>
              <w:t>Imagen</w:t>
            </w:r>
            <w:r>
              <w:t xml:space="preserve"> 228116_i36</w:t>
            </w:r>
          </w:p>
          <w:p w14:paraId="000001F2" w14:textId="77777777" w:rsidR="00F718CE" w:rsidRDefault="00000000">
            <w:pPr>
              <w:widowControl w:val="0"/>
              <w:jc w:val="center"/>
            </w:pPr>
            <w:r>
              <w:rPr>
                <w:noProof/>
              </w:rPr>
              <w:drawing>
                <wp:inline distT="0" distB="0" distL="0" distR="0">
                  <wp:extent cx="1527382" cy="1143147"/>
                  <wp:effectExtent l="0" t="0" r="0" b="0"/>
                  <wp:docPr id="856" name="image11.gif" descr="Cómo configurar el BIOS para iniciar desde el NEM virtualizado M2 - Guía  del usuario de Network Express Module virtualizado de varias conexiones  para Sun Blade 6000 M2 10GbE"/>
                  <wp:cNvGraphicFramePr/>
                  <a:graphic xmlns:a="http://schemas.openxmlformats.org/drawingml/2006/main">
                    <a:graphicData uri="http://schemas.openxmlformats.org/drawingml/2006/picture">
                      <pic:pic xmlns:pic="http://schemas.openxmlformats.org/drawingml/2006/picture">
                        <pic:nvPicPr>
                          <pic:cNvPr id="0" name="image11.gif" descr="Cómo configurar el BIOS para iniciar desde el NEM virtualizado M2 - Guía  del usuario de Network Express Module virtualizado de varias conexiones  para Sun Blade 6000 M2 10GbE"/>
                          <pic:cNvPicPr preferRelativeResize="0"/>
                        </pic:nvPicPr>
                        <pic:blipFill>
                          <a:blip r:embed="rId80"/>
                          <a:srcRect/>
                          <a:stretch>
                            <a:fillRect/>
                          </a:stretch>
                        </pic:blipFill>
                        <pic:spPr>
                          <a:xfrm>
                            <a:off x="0" y="0"/>
                            <a:ext cx="1527382" cy="1143147"/>
                          </a:xfrm>
                          <a:prstGeom prst="rect">
                            <a:avLst/>
                          </a:prstGeom>
                          <a:ln/>
                        </pic:spPr>
                      </pic:pic>
                    </a:graphicData>
                  </a:graphic>
                </wp:inline>
              </w:drawing>
            </w:r>
          </w:p>
          <w:p w14:paraId="000001F3" w14:textId="77777777" w:rsidR="00F718CE" w:rsidRDefault="00000000">
            <w:r>
              <w:t>Imagen de referente (o similar)</w:t>
            </w:r>
          </w:p>
          <w:p w14:paraId="000001F4" w14:textId="77777777" w:rsidR="00F718CE" w:rsidRDefault="00000000">
            <w:hyperlink r:id="rId81">
              <w:r>
                <w:rPr>
                  <w:color w:val="0000FF"/>
                  <w:u w:val="single"/>
                </w:rPr>
                <w:t>https://docs.oracle.com/cd/E19530-01/821-3088/figures/NEMHydra_PXE_BootPriority_Gplus.gif</w:t>
              </w:r>
            </w:hyperlink>
            <w:r>
              <w:t xml:space="preserve">   </w:t>
            </w:r>
          </w:p>
          <w:p w14:paraId="000001F5" w14:textId="77777777" w:rsidR="00F718CE" w:rsidRDefault="00000000">
            <w:pPr>
              <w:widowControl w:val="0"/>
            </w:pPr>
            <w:r>
              <w:rPr>
                <w:b/>
              </w:rPr>
              <w:t>Imagen</w:t>
            </w:r>
            <w:r>
              <w:t xml:space="preserve"> 228116_i37</w:t>
            </w:r>
          </w:p>
        </w:tc>
        <w:tc>
          <w:tcPr>
            <w:tcW w:w="1119" w:type="dxa"/>
            <w:shd w:val="clear" w:color="auto" w:fill="auto"/>
            <w:tcMar>
              <w:top w:w="100" w:type="dxa"/>
              <w:left w:w="100" w:type="dxa"/>
              <w:bottom w:w="100" w:type="dxa"/>
              <w:right w:w="100" w:type="dxa"/>
            </w:tcMar>
          </w:tcPr>
          <w:p w14:paraId="000001F6" w14:textId="77777777" w:rsidR="00F718CE" w:rsidRDefault="00000000">
            <w:pPr>
              <w:widowControl w:val="0"/>
              <w:jc w:val="center"/>
            </w:pPr>
            <w:r>
              <w:rPr>
                <w:color w:val="999999"/>
              </w:rPr>
              <w:t>N/A</w:t>
            </w:r>
          </w:p>
        </w:tc>
        <w:tc>
          <w:tcPr>
            <w:tcW w:w="3984" w:type="dxa"/>
            <w:shd w:val="clear" w:color="auto" w:fill="auto"/>
            <w:tcMar>
              <w:top w:w="100" w:type="dxa"/>
              <w:left w:w="100" w:type="dxa"/>
              <w:bottom w:w="100" w:type="dxa"/>
              <w:right w:w="100" w:type="dxa"/>
            </w:tcMar>
          </w:tcPr>
          <w:p w14:paraId="000001F7" w14:textId="77777777" w:rsidR="00F718CE" w:rsidRDefault="00000000">
            <w:pPr>
              <w:jc w:val="both"/>
              <w:rPr>
                <w:color w:val="000000"/>
              </w:rPr>
            </w:pPr>
            <w:r>
              <w:t>La m</w:t>
            </w:r>
            <w:r>
              <w:rPr>
                <w:color w:val="000000"/>
              </w:rPr>
              <w:t>ala configuración del BIOS: el BIOS, o Sistema Básico de Entrada/Salida, es una parte esencial de su computadora. Cuando su computadora se inicie, usará este programa para identificar las diferentes partes de la máquina para que puedan comunicarse entre sí. El BIOS a veces puede corromperse, lo que da como resultado una situación en la que la computadora se niega a arrancar. Tiene varias posibles soluciones a este problema, para este tipo de falla se utiliza la herramienta con la que se realiza el mantenimiento lógico.</w:t>
            </w:r>
          </w:p>
        </w:tc>
        <w:tc>
          <w:tcPr>
            <w:tcW w:w="3073" w:type="dxa"/>
            <w:shd w:val="clear" w:color="auto" w:fill="auto"/>
            <w:tcMar>
              <w:top w:w="100" w:type="dxa"/>
              <w:left w:w="100" w:type="dxa"/>
              <w:bottom w:w="100" w:type="dxa"/>
              <w:right w:w="100" w:type="dxa"/>
            </w:tcMar>
          </w:tcPr>
          <w:p w14:paraId="000001F8" w14:textId="77777777" w:rsidR="00F718CE" w:rsidRDefault="00000000">
            <w:pPr>
              <w:widowControl w:val="0"/>
            </w:pPr>
            <w:r>
              <w:t>Configuración BIOS</w:t>
            </w:r>
          </w:p>
          <w:p w14:paraId="000001F9" w14:textId="77777777" w:rsidR="00F718CE" w:rsidRDefault="00000000">
            <w:pPr>
              <w:widowControl w:val="0"/>
            </w:pPr>
            <w:r>
              <w:t>Sistema básico Entrada/Salida</w:t>
            </w:r>
          </w:p>
          <w:p w14:paraId="000001FA" w14:textId="77777777" w:rsidR="00F718CE" w:rsidRDefault="00000000">
            <w:pPr>
              <w:widowControl w:val="0"/>
            </w:pPr>
            <w:r>
              <w:t>Mantenimiento lógico</w:t>
            </w:r>
          </w:p>
        </w:tc>
      </w:tr>
      <w:tr w:rsidR="00F718CE" w14:paraId="054F3E1B" w14:textId="77777777">
        <w:tc>
          <w:tcPr>
            <w:tcW w:w="1408" w:type="dxa"/>
            <w:shd w:val="clear" w:color="auto" w:fill="auto"/>
            <w:tcMar>
              <w:top w:w="100" w:type="dxa"/>
              <w:left w:w="100" w:type="dxa"/>
              <w:bottom w:w="100" w:type="dxa"/>
              <w:right w:w="100" w:type="dxa"/>
            </w:tcMar>
          </w:tcPr>
          <w:p w14:paraId="000001FB" w14:textId="77777777" w:rsidR="00F718CE" w:rsidRDefault="00000000">
            <w:pPr>
              <w:widowControl w:val="0"/>
              <w:rPr>
                <w:b/>
              </w:rPr>
            </w:pPr>
            <w:r>
              <w:rPr>
                <w:b/>
              </w:rPr>
              <w:lastRenderedPageBreak/>
              <w:t>8</w:t>
            </w:r>
          </w:p>
        </w:tc>
        <w:tc>
          <w:tcPr>
            <w:tcW w:w="3827" w:type="dxa"/>
            <w:shd w:val="clear" w:color="auto" w:fill="auto"/>
            <w:tcMar>
              <w:top w:w="100" w:type="dxa"/>
              <w:left w:w="100" w:type="dxa"/>
              <w:bottom w:w="100" w:type="dxa"/>
              <w:right w:w="100" w:type="dxa"/>
            </w:tcMar>
          </w:tcPr>
          <w:p w14:paraId="000001FC" w14:textId="77777777" w:rsidR="00F718CE" w:rsidRDefault="00000000">
            <w:pPr>
              <w:widowControl w:val="0"/>
              <w:jc w:val="center"/>
            </w:pPr>
            <w:r>
              <w:rPr>
                <w:noProof/>
              </w:rPr>
              <w:drawing>
                <wp:inline distT="0" distB="0" distL="0" distR="0">
                  <wp:extent cx="1466035" cy="1183012"/>
                  <wp:effectExtent l="0" t="0" r="0" b="0"/>
                  <wp:docPr id="857" name="image23.jpg" descr="Concepto web isométrico de error de servidor. Personas trabajando en sitios problemáticos, mantenimiento de hardware y software, soporte técnico. escena de error de 404 páginas. Ilustración vectorial para la plantilla de sitio web en diseño 3d"/>
                  <wp:cNvGraphicFramePr/>
                  <a:graphic xmlns:a="http://schemas.openxmlformats.org/drawingml/2006/main">
                    <a:graphicData uri="http://schemas.openxmlformats.org/drawingml/2006/picture">
                      <pic:pic xmlns:pic="http://schemas.openxmlformats.org/drawingml/2006/picture">
                        <pic:nvPicPr>
                          <pic:cNvPr id="0" name="image23.jpg" descr="Concepto web isométrico de error de servidor. Personas trabajando en sitios problemáticos, mantenimiento de hardware y software, soporte técnico. escena de error de 404 páginas. Ilustración vectorial para la plantilla de sitio web en diseño 3d"/>
                          <pic:cNvPicPr preferRelativeResize="0"/>
                        </pic:nvPicPr>
                        <pic:blipFill>
                          <a:blip r:embed="rId27"/>
                          <a:srcRect/>
                          <a:stretch>
                            <a:fillRect/>
                          </a:stretch>
                        </pic:blipFill>
                        <pic:spPr>
                          <a:xfrm>
                            <a:off x="0" y="0"/>
                            <a:ext cx="1466035" cy="1183012"/>
                          </a:xfrm>
                          <a:prstGeom prst="rect">
                            <a:avLst/>
                          </a:prstGeom>
                          <a:ln/>
                        </pic:spPr>
                      </pic:pic>
                    </a:graphicData>
                  </a:graphic>
                </wp:inline>
              </w:drawing>
            </w:r>
          </w:p>
          <w:p w14:paraId="000001FD" w14:textId="77777777" w:rsidR="00F718CE" w:rsidRDefault="00000000">
            <w:r>
              <w:t>Imagen de referente (o similar)</w:t>
            </w:r>
          </w:p>
          <w:p w14:paraId="000001FE" w14:textId="77777777" w:rsidR="00F718CE" w:rsidRDefault="00000000">
            <w:hyperlink r:id="rId82">
              <w:r>
                <w:rPr>
                  <w:color w:val="0000FF"/>
                  <w:u w:val="single"/>
                </w:rPr>
                <w:t>https://www.shutterstock.com/image-vector/server-error-isometric-web-concept-600w-2063543063.jpg</w:t>
              </w:r>
            </w:hyperlink>
            <w:r>
              <w:t xml:space="preserve">   </w:t>
            </w:r>
          </w:p>
          <w:p w14:paraId="000001FF" w14:textId="77777777" w:rsidR="00F718CE" w:rsidRDefault="00000000">
            <w:pPr>
              <w:widowControl w:val="0"/>
            </w:pPr>
            <w:r>
              <w:rPr>
                <w:b/>
              </w:rPr>
              <w:t>Imagen</w:t>
            </w:r>
            <w:r>
              <w:t xml:space="preserve"> 228116_i38</w:t>
            </w:r>
          </w:p>
        </w:tc>
        <w:tc>
          <w:tcPr>
            <w:tcW w:w="1119" w:type="dxa"/>
            <w:shd w:val="clear" w:color="auto" w:fill="auto"/>
            <w:tcMar>
              <w:top w:w="100" w:type="dxa"/>
              <w:left w:w="100" w:type="dxa"/>
              <w:bottom w:w="100" w:type="dxa"/>
              <w:right w:w="100" w:type="dxa"/>
            </w:tcMar>
          </w:tcPr>
          <w:p w14:paraId="00000200" w14:textId="77777777" w:rsidR="00F718CE" w:rsidRDefault="00000000">
            <w:pPr>
              <w:widowControl w:val="0"/>
              <w:jc w:val="center"/>
            </w:pPr>
            <w:r>
              <w:rPr>
                <w:color w:val="999999"/>
              </w:rPr>
              <w:t>N/A</w:t>
            </w:r>
          </w:p>
        </w:tc>
        <w:tc>
          <w:tcPr>
            <w:tcW w:w="3984" w:type="dxa"/>
            <w:shd w:val="clear" w:color="auto" w:fill="auto"/>
            <w:tcMar>
              <w:top w:w="100" w:type="dxa"/>
              <w:left w:w="100" w:type="dxa"/>
              <w:bottom w:w="100" w:type="dxa"/>
              <w:right w:w="100" w:type="dxa"/>
            </w:tcMar>
          </w:tcPr>
          <w:p w14:paraId="00000201" w14:textId="77777777" w:rsidR="00F718CE" w:rsidRDefault="00000000">
            <w:pPr>
              <w:jc w:val="both"/>
              <w:rPr>
                <w:color w:val="000000"/>
              </w:rPr>
            </w:pPr>
            <w:r>
              <w:t>Los problemas de incompatibilidad</w:t>
            </w:r>
            <w:r>
              <w:rPr>
                <w:color w:val="000000"/>
              </w:rPr>
              <w:t>: a menudo, estos son casos incluso más complejos que los de inicio o inestables. Los síntomas pueden ser completamente aleatorios e impredecibles y es difícil identificar la causa de forma rápida y sencilla.</w:t>
            </w:r>
          </w:p>
          <w:p w14:paraId="00000202" w14:textId="77777777" w:rsidR="00F718CE" w:rsidRDefault="00F718CE">
            <w:pPr>
              <w:ind w:left="567"/>
              <w:jc w:val="both"/>
              <w:rPr>
                <w:color w:val="000000"/>
              </w:rPr>
            </w:pPr>
          </w:p>
          <w:p w14:paraId="00000203" w14:textId="77777777" w:rsidR="00F718CE" w:rsidRDefault="00000000">
            <w:pPr>
              <w:jc w:val="both"/>
              <w:rPr>
                <w:color w:val="000000"/>
              </w:rPr>
            </w:pPr>
            <w:r>
              <w:rPr>
                <w:color w:val="000000"/>
              </w:rPr>
              <w:t>La causa está relacionada con la incompatibilidad entre:</w:t>
            </w:r>
          </w:p>
          <w:p w14:paraId="00000204" w14:textId="77777777" w:rsidR="00F718CE" w:rsidRDefault="00000000">
            <w:pPr>
              <w:pBdr>
                <w:top w:val="nil"/>
                <w:left w:val="nil"/>
                <w:bottom w:val="nil"/>
                <w:right w:val="nil"/>
                <w:between w:val="nil"/>
              </w:pBdr>
              <w:jc w:val="both"/>
              <w:rPr>
                <w:i/>
                <w:color w:val="000000"/>
              </w:rPr>
            </w:pPr>
            <w:r>
              <w:rPr>
                <w:i/>
                <w:color w:val="000000"/>
              </w:rPr>
              <w:t>Software – Software.</w:t>
            </w:r>
          </w:p>
          <w:p w14:paraId="00000205" w14:textId="77777777" w:rsidR="00F718CE" w:rsidRDefault="00000000">
            <w:pPr>
              <w:pBdr>
                <w:top w:val="nil"/>
                <w:left w:val="nil"/>
                <w:bottom w:val="nil"/>
                <w:right w:val="nil"/>
                <w:between w:val="nil"/>
              </w:pBdr>
              <w:jc w:val="both"/>
              <w:rPr>
                <w:i/>
                <w:color w:val="000000"/>
              </w:rPr>
            </w:pPr>
            <w:r>
              <w:rPr>
                <w:i/>
                <w:color w:val="000000"/>
              </w:rPr>
              <w:t>Hardware – Software.</w:t>
            </w:r>
          </w:p>
          <w:p w14:paraId="00000206" w14:textId="77777777" w:rsidR="00F718CE" w:rsidRDefault="00000000">
            <w:pPr>
              <w:jc w:val="both"/>
              <w:rPr>
                <w:color w:val="000000"/>
              </w:rPr>
            </w:pPr>
            <w:r>
              <w:rPr>
                <w:i/>
                <w:color w:val="000000"/>
              </w:rPr>
              <w:t>Hardware</w:t>
            </w:r>
            <w:r>
              <w:rPr>
                <w:color w:val="000000"/>
              </w:rPr>
              <w:t xml:space="preserve"> – </w:t>
            </w:r>
            <w:r>
              <w:rPr>
                <w:i/>
                <w:color w:val="000000"/>
              </w:rPr>
              <w:t>Hardware</w:t>
            </w:r>
            <w:r>
              <w:rPr>
                <w:color w:val="000000"/>
              </w:rPr>
              <w:t>.</w:t>
            </w:r>
          </w:p>
        </w:tc>
        <w:tc>
          <w:tcPr>
            <w:tcW w:w="3073" w:type="dxa"/>
            <w:shd w:val="clear" w:color="auto" w:fill="auto"/>
            <w:tcMar>
              <w:top w:w="100" w:type="dxa"/>
              <w:left w:w="100" w:type="dxa"/>
              <w:bottom w:w="100" w:type="dxa"/>
              <w:right w:w="100" w:type="dxa"/>
            </w:tcMar>
          </w:tcPr>
          <w:p w14:paraId="00000207" w14:textId="77777777" w:rsidR="00F718CE" w:rsidRDefault="00000000">
            <w:pPr>
              <w:widowControl w:val="0"/>
            </w:pPr>
            <w:r>
              <w:t>Problema de incompatibilidad</w:t>
            </w:r>
          </w:p>
          <w:p w14:paraId="00000208" w14:textId="77777777" w:rsidR="00F718CE" w:rsidRDefault="00000000">
            <w:pPr>
              <w:widowControl w:val="0"/>
            </w:pPr>
            <w:r>
              <w:t>Aleatorios</w:t>
            </w:r>
          </w:p>
          <w:p w14:paraId="00000209" w14:textId="77777777" w:rsidR="00F718CE" w:rsidRDefault="00000000">
            <w:pPr>
              <w:widowControl w:val="0"/>
            </w:pPr>
            <w:r>
              <w:t>Impredecibles</w:t>
            </w:r>
          </w:p>
        </w:tc>
      </w:tr>
      <w:tr w:rsidR="00F718CE" w14:paraId="4C0E437C" w14:textId="77777777">
        <w:trPr>
          <w:trHeight w:val="420"/>
        </w:trPr>
        <w:tc>
          <w:tcPr>
            <w:tcW w:w="1408" w:type="dxa"/>
            <w:shd w:val="clear" w:color="auto" w:fill="auto"/>
            <w:tcMar>
              <w:top w:w="100" w:type="dxa"/>
              <w:left w:w="100" w:type="dxa"/>
              <w:bottom w:w="100" w:type="dxa"/>
              <w:right w:w="100" w:type="dxa"/>
            </w:tcMar>
          </w:tcPr>
          <w:p w14:paraId="0000020A" w14:textId="77777777" w:rsidR="00F718CE" w:rsidRDefault="00000000">
            <w:pPr>
              <w:widowControl w:val="0"/>
              <w:rPr>
                <w:b/>
              </w:rPr>
            </w:pPr>
            <w:r>
              <w:rPr>
                <w:b/>
              </w:rPr>
              <w:t>Nombre del archivo</w:t>
            </w:r>
          </w:p>
        </w:tc>
        <w:tc>
          <w:tcPr>
            <w:tcW w:w="8930" w:type="dxa"/>
            <w:gridSpan w:val="3"/>
            <w:shd w:val="clear" w:color="auto" w:fill="auto"/>
            <w:tcMar>
              <w:top w:w="100" w:type="dxa"/>
              <w:left w:w="100" w:type="dxa"/>
              <w:bottom w:w="100" w:type="dxa"/>
              <w:right w:w="100" w:type="dxa"/>
            </w:tcMar>
          </w:tcPr>
          <w:p w14:paraId="0000020B" w14:textId="77777777" w:rsidR="00F718CE" w:rsidRDefault="00000000">
            <w:pPr>
              <w:widowControl w:val="0"/>
              <w:rPr>
                <w:b/>
              </w:rPr>
            </w:pPr>
            <w:r>
              <w:t>228116_v2</w:t>
            </w:r>
          </w:p>
        </w:tc>
        <w:tc>
          <w:tcPr>
            <w:tcW w:w="3073" w:type="dxa"/>
            <w:shd w:val="clear" w:color="auto" w:fill="auto"/>
            <w:tcMar>
              <w:top w:w="100" w:type="dxa"/>
              <w:left w:w="100" w:type="dxa"/>
              <w:bottom w:w="100" w:type="dxa"/>
              <w:right w:w="100" w:type="dxa"/>
            </w:tcMar>
          </w:tcPr>
          <w:p w14:paraId="0000020E" w14:textId="77777777" w:rsidR="00F718CE" w:rsidRDefault="00F718CE">
            <w:pPr>
              <w:widowControl w:val="0"/>
            </w:pPr>
          </w:p>
        </w:tc>
      </w:tr>
    </w:tbl>
    <w:p w14:paraId="0000020F" w14:textId="77777777" w:rsidR="00F718CE" w:rsidRDefault="00F718CE">
      <w:pPr>
        <w:rPr>
          <w:b/>
        </w:rPr>
      </w:pPr>
    </w:p>
    <w:p w14:paraId="00000210" w14:textId="77777777" w:rsidR="00F718CE" w:rsidRDefault="00F718CE">
      <w:pPr>
        <w:rPr>
          <w:b/>
        </w:rPr>
      </w:pPr>
    </w:p>
    <w:p w14:paraId="00000211" w14:textId="77777777" w:rsidR="00F718CE" w:rsidRDefault="00F718CE">
      <w:pPr>
        <w:rPr>
          <w:b/>
        </w:rPr>
      </w:pPr>
    </w:p>
    <w:p w14:paraId="00000212" w14:textId="77777777" w:rsidR="00F718CE" w:rsidRDefault="00F718CE">
      <w:pPr>
        <w:rPr>
          <w:b/>
        </w:rPr>
      </w:pPr>
    </w:p>
    <w:p w14:paraId="00000213" w14:textId="77777777" w:rsidR="00F718CE" w:rsidRDefault="00F718CE">
      <w:pPr>
        <w:rPr>
          <w:b/>
        </w:rPr>
      </w:pPr>
    </w:p>
    <w:p w14:paraId="00000214" w14:textId="77777777" w:rsidR="00F718CE" w:rsidRDefault="00F718CE">
      <w:pPr>
        <w:rPr>
          <w:b/>
        </w:rPr>
      </w:pPr>
    </w:p>
    <w:p w14:paraId="00000215" w14:textId="77777777" w:rsidR="00F718CE" w:rsidRDefault="00F718CE">
      <w:pPr>
        <w:rPr>
          <w:b/>
        </w:rPr>
      </w:pPr>
    </w:p>
    <w:p w14:paraId="00000216" w14:textId="77777777" w:rsidR="00F718CE" w:rsidRDefault="00000000">
      <w:pPr>
        <w:rPr>
          <w:b/>
          <w:i/>
        </w:rPr>
      </w:pPr>
      <w:r>
        <w:rPr>
          <w:b/>
          <w:i/>
        </w:rPr>
        <w:t>Software</w:t>
      </w:r>
    </w:p>
    <w:p w14:paraId="00000217" w14:textId="77777777" w:rsidR="00F718CE" w:rsidRDefault="00F718CE">
      <w:pPr>
        <w:rPr>
          <w:b/>
          <w:i/>
        </w:rPr>
      </w:pPr>
    </w:p>
    <w:tbl>
      <w:tblPr>
        <w:tblStyle w:val="affffffffff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F718CE" w14:paraId="5A3FD64B" w14:textId="77777777">
        <w:trPr>
          <w:trHeight w:val="580"/>
        </w:trPr>
        <w:tc>
          <w:tcPr>
            <w:tcW w:w="1432" w:type="dxa"/>
            <w:shd w:val="clear" w:color="auto" w:fill="C9DAF8"/>
            <w:tcMar>
              <w:top w:w="100" w:type="dxa"/>
              <w:left w:w="100" w:type="dxa"/>
              <w:bottom w:w="100" w:type="dxa"/>
              <w:right w:w="100" w:type="dxa"/>
            </w:tcMar>
          </w:tcPr>
          <w:p w14:paraId="00000218" w14:textId="77777777" w:rsidR="00F718CE" w:rsidRDefault="00000000">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219" w14:textId="77777777" w:rsidR="00F718CE" w:rsidRDefault="00000000">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F718CE" w14:paraId="4EB237F8" w14:textId="77777777">
        <w:trPr>
          <w:trHeight w:val="420"/>
        </w:trPr>
        <w:tc>
          <w:tcPr>
            <w:tcW w:w="13412" w:type="dxa"/>
            <w:gridSpan w:val="2"/>
            <w:shd w:val="clear" w:color="auto" w:fill="auto"/>
            <w:tcMar>
              <w:top w:w="100" w:type="dxa"/>
              <w:left w:w="100" w:type="dxa"/>
              <w:bottom w:w="100" w:type="dxa"/>
              <w:right w:w="100" w:type="dxa"/>
            </w:tcMar>
          </w:tcPr>
          <w:p w14:paraId="0000021A" w14:textId="77777777" w:rsidR="00F718CE" w:rsidRDefault="00000000">
            <w:pPr>
              <w:widowControl w:val="0"/>
              <w:pBdr>
                <w:top w:val="nil"/>
                <w:left w:val="nil"/>
                <w:bottom w:val="nil"/>
                <w:right w:val="nil"/>
                <w:between w:val="nil"/>
              </w:pBdr>
              <w:jc w:val="both"/>
            </w:pPr>
            <w:r>
              <w:lastRenderedPageBreak/>
              <w:t xml:space="preserve">Es una palabra inglesa tomada de otros idiomas y designa cualquier componente no físico que forma parte del </w:t>
            </w:r>
            <w:r>
              <w:rPr>
                <w:i/>
              </w:rPr>
              <w:t>hardware</w:t>
            </w:r>
            <w:r>
              <w:t xml:space="preserve"> de computadoras, teléfonos móviles o tabletas y le permite funcionar. </w:t>
            </w:r>
          </w:p>
          <w:p w14:paraId="0000021B" w14:textId="77777777" w:rsidR="00F718CE" w:rsidRDefault="00F718CE">
            <w:pPr>
              <w:widowControl w:val="0"/>
              <w:pBdr>
                <w:top w:val="nil"/>
                <w:left w:val="nil"/>
                <w:bottom w:val="nil"/>
                <w:right w:val="nil"/>
                <w:between w:val="nil"/>
              </w:pBdr>
              <w:jc w:val="both"/>
            </w:pPr>
          </w:p>
          <w:p w14:paraId="0000021C" w14:textId="77777777" w:rsidR="00F718CE" w:rsidRDefault="00000000">
            <w:pPr>
              <w:widowControl w:val="0"/>
              <w:pBdr>
                <w:top w:val="nil"/>
                <w:left w:val="nil"/>
                <w:bottom w:val="nil"/>
                <w:right w:val="nil"/>
                <w:between w:val="nil"/>
              </w:pBdr>
              <w:jc w:val="both"/>
            </w:pPr>
            <w:r>
              <w:t xml:space="preserve">El </w:t>
            </w:r>
            <w:r>
              <w:rPr>
                <w:i/>
              </w:rPr>
              <w:t>software</w:t>
            </w:r>
            <w:r>
              <w:t xml:space="preserve"> consiste en un grupo de aplicaciones y </w:t>
            </w:r>
            <w:r>
              <w:rPr>
                <w:i/>
              </w:rPr>
              <w:t>software</w:t>
            </w:r>
            <w:r>
              <w:t xml:space="preserve"> diseñado para realizar varias funciones dentro del sistema. Además, incluye información del usuario y datos procesados. El </w:t>
            </w:r>
            <w:r>
              <w:rPr>
                <w:i/>
              </w:rPr>
              <w:t>software</w:t>
            </w:r>
            <w:r>
              <w:t xml:space="preserve"> es una pieza que se comunica con el </w:t>
            </w:r>
            <w:r>
              <w:rPr>
                <w:i/>
              </w:rPr>
              <w:t>hardware</w:t>
            </w:r>
            <w:r>
              <w:t xml:space="preserve"> (la parte física de un dispositivo), a través de instrucciones y pasos.</w:t>
            </w:r>
          </w:p>
          <w:p w14:paraId="0000021D" w14:textId="77777777" w:rsidR="00F718CE" w:rsidRDefault="00000000">
            <w:pPr>
              <w:widowControl w:val="0"/>
              <w:pBdr>
                <w:top w:val="nil"/>
                <w:left w:val="nil"/>
                <w:bottom w:val="nil"/>
                <w:right w:val="nil"/>
                <w:between w:val="nil"/>
              </w:pBdr>
              <w:jc w:val="both"/>
            </w:pPr>
            <w:r>
              <w:t>Hay muchos ejemplos de programas, categorizados por su función en:</w:t>
            </w:r>
          </w:p>
          <w:p w14:paraId="0000021E" w14:textId="77777777" w:rsidR="00F718CE" w:rsidRDefault="00000000">
            <w:pPr>
              <w:widowControl w:val="0"/>
              <w:pBdr>
                <w:top w:val="nil"/>
                <w:left w:val="nil"/>
                <w:bottom w:val="nil"/>
                <w:right w:val="nil"/>
                <w:between w:val="nil"/>
              </w:pBdr>
              <w:ind w:left="321" w:hanging="321"/>
              <w:jc w:val="both"/>
            </w:pPr>
            <w:sdt>
              <w:sdtPr>
                <w:tag w:val="goog_rdk_50"/>
                <w:id w:val="-1139187407"/>
              </w:sdtPr>
              <w:sdtContent/>
            </w:sdt>
            <w:sdt>
              <w:sdtPr>
                <w:tag w:val="goog_rdk_51"/>
                <w:id w:val="-120770314"/>
              </w:sdtPr>
              <w:sdtContent/>
            </w:sdt>
            <w:r>
              <w:t>●</w:t>
            </w:r>
            <w:r>
              <w:tab/>
            </w:r>
            <w:r>
              <w:rPr>
                <w:i/>
              </w:rPr>
              <w:t>Software</w:t>
            </w:r>
            <w:r>
              <w:t xml:space="preserve"> de edición de imágenes: Por ejemplo: Adobe Photoshop, Paintshop y GIMP. </w:t>
            </w:r>
          </w:p>
          <w:p w14:paraId="0000021F" w14:textId="77777777" w:rsidR="00F718CE" w:rsidRDefault="00000000">
            <w:pPr>
              <w:widowControl w:val="0"/>
              <w:pBdr>
                <w:top w:val="nil"/>
                <w:left w:val="nil"/>
                <w:bottom w:val="nil"/>
                <w:right w:val="nil"/>
                <w:between w:val="nil"/>
              </w:pBdr>
              <w:ind w:left="321" w:hanging="321"/>
              <w:jc w:val="both"/>
            </w:pPr>
            <w:r>
              <w:t>●</w:t>
            </w:r>
            <w:r>
              <w:tab/>
            </w:r>
            <w:r>
              <w:rPr>
                <w:i/>
              </w:rPr>
              <w:t>Software</w:t>
            </w:r>
            <w:r>
              <w:t xml:space="preserve"> de procesador de textos: Por ejemplo: Microsoft Word, Word Pad y Notepad. </w:t>
            </w:r>
          </w:p>
          <w:p w14:paraId="00000220" w14:textId="77777777" w:rsidR="00F718CE" w:rsidRDefault="00000000">
            <w:pPr>
              <w:widowControl w:val="0"/>
              <w:pBdr>
                <w:top w:val="nil"/>
                <w:left w:val="nil"/>
                <w:bottom w:val="nil"/>
                <w:right w:val="nil"/>
                <w:between w:val="nil"/>
              </w:pBdr>
              <w:ind w:left="321" w:hanging="321"/>
              <w:jc w:val="both"/>
            </w:pPr>
            <w:r>
              <w:t>●</w:t>
            </w:r>
            <w:r>
              <w:tab/>
            </w:r>
            <w:r>
              <w:rPr>
                <w:i/>
              </w:rPr>
              <w:t>Software</w:t>
            </w:r>
            <w:r>
              <w:t xml:space="preserve"> de audio: Ejemplos: Adobe Audition, Ableton y Pro Tools. </w:t>
            </w:r>
          </w:p>
          <w:p w14:paraId="00000221" w14:textId="77777777" w:rsidR="00F718CE" w:rsidRDefault="00000000">
            <w:pPr>
              <w:widowControl w:val="0"/>
              <w:pBdr>
                <w:top w:val="nil"/>
                <w:left w:val="nil"/>
                <w:bottom w:val="nil"/>
                <w:right w:val="nil"/>
                <w:between w:val="nil"/>
              </w:pBdr>
              <w:ind w:left="321" w:hanging="321"/>
              <w:jc w:val="both"/>
            </w:pPr>
            <w:r>
              <w:t>●</w:t>
            </w:r>
            <w:r>
              <w:tab/>
            </w:r>
            <w:r>
              <w:rPr>
                <w:i/>
              </w:rPr>
              <w:t>Software</w:t>
            </w:r>
            <w:r>
              <w:t xml:space="preserve"> de comunicación. Por ejemplo: Facebook, Skype, Zoom.</w:t>
            </w:r>
          </w:p>
          <w:p w14:paraId="00000222" w14:textId="77777777" w:rsidR="00F718CE" w:rsidRDefault="00000000">
            <w:pPr>
              <w:widowControl w:val="0"/>
              <w:pBdr>
                <w:top w:val="nil"/>
                <w:left w:val="nil"/>
                <w:bottom w:val="nil"/>
                <w:right w:val="nil"/>
                <w:between w:val="nil"/>
              </w:pBdr>
              <w:ind w:left="321" w:hanging="321"/>
              <w:jc w:val="both"/>
            </w:pPr>
            <w:r>
              <w:t>●</w:t>
            </w:r>
            <w:r>
              <w:tab/>
            </w:r>
            <w:r>
              <w:rPr>
                <w:i/>
              </w:rPr>
              <w:t>Software</w:t>
            </w:r>
            <w:r>
              <w:t xml:space="preserve"> de diseño y arquitectura. Por ejemplo: AutoCAD, Adobe Illustrator, Revit.</w:t>
            </w:r>
          </w:p>
          <w:p w14:paraId="00000223" w14:textId="77777777" w:rsidR="00F718CE" w:rsidRDefault="00000000">
            <w:pPr>
              <w:widowControl w:val="0"/>
              <w:pBdr>
                <w:top w:val="nil"/>
                <w:left w:val="nil"/>
                <w:bottom w:val="nil"/>
                <w:right w:val="nil"/>
                <w:between w:val="nil"/>
              </w:pBdr>
              <w:ind w:left="321" w:hanging="321"/>
            </w:pPr>
            <w:r>
              <w:t>●</w:t>
            </w:r>
            <w:r>
              <w:tab/>
            </w:r>
            <w:r>
              <w:rPr>
                <w:i/>
              </w:rPr>
              <w:t>Software</w:t>
            </w:r>
            <w:r>
              <w:t xml:space="preserve"> de contabilidad. Por ejemplo: Loggro, Xero, Nubox.</w:t>
            </w:r>
          </w:p>
          <w:p w14:paraId="00000224" w14:textId="77777777" w:rsidR="00F718CE" w:rsidRDefault="00000000">
            <w:pPr>
              <w:widowControl w:val="0"/>
              <w:pBdr>
                <w:top w:val="nil"/>
                <w:left w:val="nil"/>
                <w:bottom w:val="nil"/>
                <w:right w:val="nil"/>
                <w:between w:val="nil"/>
              </w:pBdr>
              <w:ind w:left="321" w:hanging="321"/>
            </w:pPr>
            <w:r>
              <w:t>●</w:t>
            </w:r>
            <w:r>
              <w:tab/>
            </w:r>
            <w:r>
              <w:rPr>
                <w:i/>
              </w:rPr>
              <w:t>Software</w:t>
            </w:r>
            <w:r>
              <w:t xml:space="preserve"> de sistema operativo. Por ejemplo: Linux, MacOS, Windows.</w:t>
            </w:r>
          </w:p>
          <w:p w14:paraId="00000225" w14:textId="77777777" w:rsidR="00F718CE" w:rsidRDefault="00000000">
            <w:pPr>
              <w:widowControl w:val="0"/>
              <w:pBdr>
                <w:top w:val="nil"/>
                <w:left w:val="nil"/>
                <w:bottom w:val="nil"/>
                <w:right w:val="nil"/>
                <w:between w:val="nil"/>
              </w:pBdr>
              <w:ind w:left="321" w:hanging="321"/>
            </w:pPr>
            <w:r>
              <w:t>●</w:t>
            </w:r>
            <w:r>
              <w:tab/>
            </w:r>
            <w:r>
              <w:rPr>
                <w:i/>
              </w:rPr>
              <w:t>Software</w:t>
            </w:r>
            <w:r>
              <w:t xml:space="preserve"> de protección contra virus. Por ejemplo: AVG Antivirus, McAfee, Panda.</w:t>
            </w:r>
          </w:p>
          <w:p w14:paraId="00000226" w14:textId="77777777" w:rsidR="00F718CE" w:rsidRDefault="00000000">
            <w:pPr>
              <w:widowControl w:val="0"/>
              <w:pBdr>
                <w:top w:val="nil"/>
                <w:left w:val="nil"/>
                <w:bottom w:val="nil"/>
                <w:right w:val="nil"/>
                <w:between w:val="nil"/>
              </w:pBdr>
              <w:ind w:left="321" w:hanging="321"/>
            </w:pPr>
            <w:r>
              <w:t>●</w:t>
            </w:r>
            <w:r>
              <w:tab/>
            </w:r>
            <w:r>
              <w:rPr>
                <w:i/>
              </w:rPr>
              <w:t>Software</w:t>
            </w:r>
            <w:r>
              <w:t xml:space="preserve"> de programación. Por ejemplo: Microsoft Visual Studio, Xcode, Lazarus.</w:t>
            </w:r>
          </w:p>
          <w:p w14:paraId="00000227" w14:textId="77777777" w:rsidR="00F718CE" w:rsidRDefault="00000000">
            <w:pPr>
              <w:widowControl w:val="0"/>
              <w:pBdr>
                <w:top w:val="nil"/>
                <w:left w:val="nil"/>
                <w:bottom w:val="nil"/>
                <w:right w:val="nil"/>
                <w:between w:val="nil"/>
              </w:pBdr>
              <w:ind w:left="321" w:hanging="321"/>
              <w:jc w:val="center"/>
            </w:pPr>
            <w:r>
              <w:rPr>
                <w:noProof/>
              </w:rPr>
              <w:drawing>
                <wp:inline distT="0" distB="0" distL="0" distR="0">
                  <wp:extent cx="2357671" cy="1428892"/>
                  <wp:effectExtent l="0" t="0" r="0" b="0"/>
                  <wp:docPr id="858" name="image21.jpg" descr="Concepto de proceso de codificación de desarrollo de software. Programación, prueba de código entre plataformas, aplicación en laptop, tablet, teléfono. Crear, editar dispositivos móviles y de escritorio de script. Software tecnológico de negocios."/>
                  <wp:cNvGraphicFramePr/>
                  <a:graphic xmlns:a="http://schemas.openxmlformats.org/drawingml/2006/main">
                    <a:graphicData uri="http://schemas.openxmlformats.org/drawingml/2006/picture">
                      <pic:pic xmlns:pic="http://schemas.openxmlformats.org/drawingml/2006/picture">
                        <pic:nvPicPr>
                          <pic:cNvPr id="0" name="image21.jpg" descr="Concepto de proceso de codificación de desarrollo de software. Programación, prueba de código entre plataformas, aplicación en laptop, tablet, teléfono. Crear, editar dispositivos móviles y de escritorio de script. Software tecnológico de negocios."/>
                          <pic:cNvPicPr preferRelativeResize="0"/>
                        </pic:nvPicPr>
                        <pic:blipFill>
                          <a:blip r:embed="rId83"/>
                          <a:srcRect/>
                          <a:stretch>
                            <a:fillRect/>
                          </a:stretch>
                        </pic:blipFill>
                        <pic:spPr>
                          <a:xfrm>
                            <a:off x="0" y="0"/>
                            <a:ext cx="2357671" cy="1428892"/>
                          </a:xfrm>
                          <a:prstGeom prst="rect">
                            <a:avLst/>
                          </a:prstGeom>
                          <a:ln/>
                        </pic:spPr>
                      </pic:pic>
                    </a:graphicData>
                  </a:graphic>
                </wp:inline>
              </w:drawing>
            </w:r>
          </w:p>
          <w:p w14:paraId="00000228" w14:textId="77777777" w:rsidR="00F718CE" w:rsidRDefault="00000000">
            <w:r>
              <w:t>Imagen de referente (o similar)</w:t>
            </w:r>
          </w:p>
          <w:p w14:paraId="00000229" w14:textId="77777777" w:rsidR="00F718CE" w:rsidRDefault="00000000">
            <w:hyperlink r:id="rId84">
              <w:r>
                <w:rPr>
                  <w:color w:val="0000FF"/>
                  <w:u w:val="single"/>
                </w:rPr>
                <w:t>https://www.shutterstock.com/image-vector/server-error-isometric-web-concept-600w-2063543063.jpg</w:t>
              </w:r>
            </w:hyperlink>
            <w:r>
              <w:t xml:space="preserve">   </w:t>
            </w:r>
          </w:p>
          <w:p w14:paraId="0000022A" w14:textId="77777777" w:rsidR="00F718CE" w:rsidRDefault="00000000">
            <w:pPr>
              <w:widowControl w:val="0"/>
              <w:pBdr>
                <w:top w:val="nil"/>
                <w:left w:val="nil"/>
                <w:bottom w:val="nil"/>
                <w:right w:val="nil"/>
                <w:between w:val="nil"/>
              </w:pBdr>
              <w:ind w:left="321" w:hanging="321"/>
            </w:pPr>
            <w:r>
              <w:rPr>
                <w:b/>
              </w:rPr>
              <w:t>Imagen</w:t>
            </w:r>
            <w:r>
              <w:t xml:space="preserve"> 228116_i39</w:t>
            </w:r>
          </w:p>
        </w:tc>
      </w:tr>
    </w:tbl>
    <w:p w14:paraId="0000022C" w14:textId="77777777" w:rsidR="00F718CE" w:rsidRDefault="00F718CE">
      <w:pPr>
        <w:rPr>
          <w:b/>
        </w:rPr>
      </w:pPr>
    </w:p>
    <w:p w14:paraId="0000022D" w14:textId="77777777" w:rsidR="00F718CE" w:rsidRDefault="00000000">
      <w:pPr>
        <w:rPr>
          <w:b/>
          <w:i/>
        </w:rPr>
      </w:pPr>
      <w:r>
        <w:rPr>
          <w:b/>
          <w:i/>
        </w:rPr>
        <w:t>Hardware</w:t>
      </w:r>
    </w:p>
    <w:p w14:paraId="0000022E" w14:textId="77777777" w:rsidR="00F718CE" w:rsidRDefault="00F718CE">
      <w:pPr>
        <w:rPr>
          <w:b/>
        </w:rPr>
      </w:pPr>
    </w:p>
    <w:tbl>
      <w:tblPr>
        <w:tblStyle w:val="afffffffffffff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522"/>
        <w:gridCol w:w="3356"/>
      </w:tblGrid>
      <w:tr w:rsidR="00F718CE" w14:paraId="2619F651" w14:textId="77777777">
        <w:trPr>
          <w:trHeight w:val="580"/>
        </w:trPr>
        <w:tc>
          <w:tcPr>
            <w:tcW w:w="1534" w:type="dxa"/>
            <w:shd w:val="clear" w:color="auto" w:fill="C9DAF8"/>
            <w:tcMar>
              <w:top w:w="100" w:type="dxa"/>
              <w:left w:w="100" w:type="dxa"/>
              <w:bottom w:w="100" w:type="dxa"/>
              <w:right w:w="100" w:type="dxa"/>
            </w:tcMar>
          </w:tcPr>
          <w:p w14:paraId="0000022F" w14:textId="77777777" w:rsidR="00F718CE" w:rsidRDefault="00000000">
            <w:pPr>
              <w:widowControl w:val="0"/>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230" w14:textId="77777777" w:rsidR="00F718CE" w:rsidRDefault="00000000">
            <w:pPr>
              <w:keepNext/>
              <w:keepLines/>
              <w:widowControl w:val="0"/>
              <w:pBdr>
                <w:top w:val="nil"/>
                <w:left w:val="nil"/>
                <w:bottom w:val="nil"/>
                <w:right w:val="nil"/>
                <w:between w:val="nil"/>
              </w:pBdr>
              <w:spacing w:after="60" w:line="276" w:lineRule="auto"/>
              <w:jc w:val="center"/>
              <w:rPr>
                <w:color w:val="000000"/>
              </w:rPr>
            </w:pPr>
            <w:r>
              <w:rPr>
                <w:color w:val="000000"/>
              </w:rPr>
              <w:t>Slider Presentación</w:t>
            </w:r>
          </w:p>
        </w:tc>
      </w:tr>
      <w:tr w:rsidR="00F718CE" w14:paraId="4D0B575E" w14:textId="77777777">
        <w:trPr>
          <w:trHeight w:val="420"/>
        </w:trPr>
        <w:tc>
          <w:tcPr>
            <w:tcW w:w="1534" w:type="dxa"/>
            <w:shd w:val="clear" w:color="auto" w:fill="auto"/>
            <w:tcMar>
              <w:top w:w="100" w:type="dxa"/>
              <w:left w:w="100" w:type="dxa"/>
              <w:bottom w:w="100" w:type="dxa"/>
              <w:right w:w="100" w:type="dxa"/>
            </w:tcMar>
          </w:tcPr>
          <w:p w14:paraId="00000232" w14:textId="77777777" w:rsidR="00F718CE" w:rsidRDefault="00000000">
            <w:pPr>
              <w:widowControl w:val="0"/>
              <w:rPr>
                <w:b/>
              </w:rPr>
            </w:pPr>
            <w:r>
              <w:rPr>
                <w:b/>
              </w:rPr>
              <w:t>Introducción</w:t>
            </w:r>
          </w:p>
        </w:tc>
        <w:tc>
          <w:tcPr>
            <w:tcW w:w="11878" w:type="dxa"/>
            <w:gridSpan w:val="2"/>
            <w:shd w:val="clear" w:color="auto" w:fill="auto"/>
            <w:tcMar>
              <w:top w:w="100" w:type="dxa"/>
              <w:left w:w="100" w:type="dxa"/>
              <w:bottom w:w="100" w:type="dxa"/>
              <w:right w:w="100" w:type="dxa"/>
            </w:tcMar>
          </w:tcPr>
          <w:p w14:paraId="00000233" w14:textId="77777777" w:rsidR="00F718CE" w:rsidRPr="007B2861" w:rsidRDefault="00000000">
            <w:pPr>
              <w:widowControl w:val="0"/>
            </w:pPr>
            <w:r w:rsidRPr="007B2861">
              <w:t xml:space="preserve">Se presentan a continuación algunos conceptos esenciales sobre el </w:t>
            </w:r>
            <w:r w:rsidRPr="007B2861">
              <w:rPr>
                <w:i/>
              </w:rPr>
              <w:t>hardware</w:t>
            </w:r>
            <w:r w:rsidRPr="007B2861">
              <w:t>:</w:t>
            </w:r>
          </w:p>
        </w:tc>
      </w:tr>
      <w:tr w:rsidR="00F718CE" w14:paraId="4723981A" w14:textId="77777777">
        <w:trPr>
          <w:trHeight w:val="420"/>
        </w:trPr>
        <w:tc>
          <w:tcPr>
            <w:tcW w:w="10056" w:type="dxa"/>
            <w:gridSpan w:val="2"/>
            <w:shd w:val="clear" w:color="auto" w:fill="auto"/>
            <w:tcMar>
              <w:top w:w="100" w:type="dxa"/>
              <w:left w:w="100" w:type="dxa"/>
              <w:bottom w:w="100" w:type="dxa"/>
              <w:right w:w="100" w:type="dxa"/>
            </w:tcMar>
          </w:tcPr>
          <w:p w14:paraId="00000235" w14:textId="77777777" w:rsidR="00F718CE" w:rsidRDefault="00000000">
            <w:pPr>
              <w:widowControl w:val="0"/>
              <w:rPr>
                <w:b/>
              </w:rPr>
            </w:pPr>
            <w:r>
              <w:rPr>
                <w:b/>
              </w:rPr>
              <w:t>Definición</w:t>
            </w:r>
          </w:p>
          <w:p w14:paraId="00000236" w14:textId="77777777" w:rsidR="00F718CE" w:rsidRDefault="00000000">
            <w:pPr>
              <w:spacing w:after="120"/>
              <w:jc w:val="both"/>
            </w:pPr>
            <w:r>
              <w:t xml:space="preserve">Todos los componentes físicos de un dispositivo hacen parte del </w:t>
            </w:r>
            <w:r>
              <w:rPr>
                <w:i/>
              </w:rPr>
              <w:t>hardware</w:t>
            </w:r>
            <w:r>
              <w:t xml:space="preserve">, es decir, aquellos que se pueden ver y tocar. El monitor, el ratón, la CPU, el teclado o la memoria RAM son algunos ejemplos de partes que, cuando se combinan, forman el </w:t>
            </w:r>
            <w:r>
              <w:rPr>
                <w:i/>
              </w:rPr>
              <w:t>hardware</w:t>
            </w:r>
            <w:r>
              <w:t xml:space="preserve">. </w:t>
            </w:r>
          </w:p>
          <w:p w14:paraId="00000237" w14:textId="77777777" w:rsidR="00F718CE" w:rsidRDefault="00000000">
            <w:pPr>
              <w:spacing w:after="120"/>
              <w:jc w:val="both"/>
            </w:pPr>
            <w:r>
              <w:t>El término es de origen inglés, donde "</w:t>
            </w:r>
            <w:r>
              <w:rPr>
                <w:i/>
              </w:rPr>
              <w:t>hard</w:t>
            </w:r>
            <w:r>
              <w:t>" significa "duro" y "</w:t>
            </w:r>
            <w:r>
              <w:rPr>
                <w:i/>
              </w:rPr>
              <w:t>ware</w:t>
            </w:r>
            <w:r>
              <w:t>" significa "algo", por lo que también puede definirse como "</w:t>
            </w:r>
            <w:r>
              <w:rPr>
                <w:i/>
              </w:rPr>
              <w:t>hard</w:t>
            </w:r>
            <w:r>
              <w:t xml:space="preserve"> </w:t>
            </w:r>
            <w:r>
              <w:rPr>
                <w:i/>
              </w:rPr>
              <w:t>parts</w:t>
            </w:r>
            <w:r>
              <w:t xml:space="preserve">" o “partes duras” de la computadora. </w:t>
            </w:r>
          </w:p>
        </w:tc>
        <w:tc>
          <w:tcPr>
            <w:tcW w:w="3356" w:type="dxa"/>
            <w:shd w:val="clear" w:color="auto" w:fill="auto"/>
            <w:tcMar>
              <w:top w:w="100" w:type="dxa"/>
              <w:left w:w="100" w:type="dxa"/>
              <w:bottom w:w="100" w:type="dxa"/>
              <w:right w:w="100" w:type="dxa"/>
            </w:tcMar>
          </w:tcPr>
          <w:p w14:paraId="00000239" w14:textId="77777777" w:rsidR="00F718CE" w:rsidRDefault="00000000">
            <w:pPr>
              <w:widowControl w:val="0"/>
              <w:jc w:val="center"/>
            </w:pPr>
            <w:r>
              <w:rPr>
                <w:noProof/>
              </w:rPr>
              <w:drawing>
                <wp:inline distT="0" distB="0" distL="0" distR="0">
                  <wp:extent cx="1071199" cy="1153677"/>
                  <wp:effectExtent l="0" t="0" r="0" b="0"/>
                  <wp:docPr id="839" name="image2.jpg" descr="Isometric ilustraciones del hardware informático. Imágenes vectoriales configuran equipos de dispositivos informáticos, servidor y procesador"/>
                  <wp:cNvGraphicFramePr/>
                  <a:graphic xmlns:a="http://schemas.openxmlformats.org/drawingml/2006/main">
                    <a:graphicData uri="http://schemas.openxmlformats.org/drawingml/2006/picture">
                      <pic:pic xmlns:pic="http://schemas.openxmlformats.org/drawingml/2006/picture">
                        <pic:nvPicPr>
                          <pic:cNvPr id="0" name="image2.jpg" descr="Isometric ilustraciones del hardware informático. Imágenes vectoriales configuran equipos de dispositivos informáticos, servidor y procesador"/>
                          <pic:cNvPicPr preferRelativeResize="0"/>
                        </pic:nvPicPr>
                        <pic:blipFill>
                          <a:blip r:embed="rId85"/>
                          <a:srcRect/>
                          <a:stretch>
                            <a:fillRect/>
                          </a:stretch>
                        </pic:blipFill>
                        <pic:spPr>
                          <a:xfrm>
                            <a:off x="0" y="0"/>
                            <a:ext cx="1071199" cy="1153677"/>
                          </a:xfrm>
                          <a:prstGeom prst="rect">
                            <a:avLst/>
                          </a:prstGeom>
                          <a:ln/>
                        </pic:spPr>
                      </pic:pic>
                    </a:graphicData>
                  </a:graphic>
                </wp:inline>
              </w:drawing>
            </w:r>
          </w:p>
          <w:p w14:paraId="0000023A" w14:textId="77777777" w:rsidR="00F718CE" w:rsidRDefault="00000000">
            <w:pPr>
              <w:widowControl w:val="0"/>
            </w:pPr>
            <w:r>
              <w:t>Imagen de referente (o similar):</w:t>
            </w:r>
          </w:p>
          <w:p w14:paraId="0000023B" w14:textId="77777777" w:rsidR="00F718CE" w:rsidRDefault="00000000">
            <w:pPr>
              <w:widowControl w:val="0"/>
            </w:pPr>
            <w:hyperlink r:id="rId86">
              <w:r>
                <w:rPr>
                  <w:color w:val="0000FF"/>
                  <w:u w:val="single"/>
                </w:rPr>
                <w:t>https://www.shutterstock.com/image-vector/isometric-illustrations-computer-hardware-vector-600w-789876448.jpg</w:t>
              </w:r>
            </w:hyperlink>
            <w:r>
              <w:t xml:space="preserve"> </w:t>
            </w:r>
          </w:p>
          <w:p w14:paraId="0000023C" w14:textId="77777777" w:rsidR="00F718CE" w:rsidRDefault="00000000">
            <w:pPr>
              <w:widowControl w:val="0"/>
            </w:pPr>
            <w:r>
              <w:rPr>
                <w:b/>
              </w:rPr>
              <w:t>Imagen</w:t>
            </w:r>
            <w:r>
              <w:t xml:space="preserve"> 228116_i40</w:t>
            </w:r>
          </w:p>
        </w:tc>
      </w:tr>
      <w:tr w:rsidR="00F718CE" w14:paraId="3B8EE6F3" w14:textId="77777777">
        <w:trPr>
          <w:trHeight w:val="420"/>
        </w:trPr>
        <w:tc>
          <w:tcPr>
            <w:tcW w:w="10056" w:type="dxa"/>
            <w:gridSpan w:val="2"/>
            <w:shd w:val="clear" w:color="auto" w:fill="auto"/>
            <w:tcMar>
              <w:top w:w="100" w:type="dxa"/>
              <w:left w:w="100" w:type="dxa"/>
              <w:bottom w:w="100" w:type="dxa"/>
              <w:right w:w="100" w:type="dxa"/>
            </w:tcMar>
          </w:tcPr>
          <w:p w14:paraId="0000023D" w14:textId="77777777" w:rsidR="00F718CE" w:rsidRPr="007B2861" w:rsidRDefault="00000000">
            <w:pPr>
              <w:spacing w:after="120"/>
              <w:jc w:val="both"/>
              <w:rPr>
                <w:b/>
              </w:rPr>
            </w:pPr>
            <w:r w:rsidRPr="007B2861">
              <w:rPr>
                <w:b/>
              </w:rPr>
              <w:t>Tipos</w:t>
            </w:r>
          </w:p>
          <w:p w14:paraId="0000023E" w14:textId="77777777" w:rsidR="00F718CE" w:rsidRPr="007B2861" w:rsidRDefault="00000000">
            <w:r w:rsidRPr="007B2861">
              <w:t>Hay dos tipos distintos:</w:t>
            </w:r>
          </w:p>
          <w:p w14:paraId="0000023F" w14:textId="77777777" w:rsidR="00F718CE" w:rsidRPr="007B2861" w:rsidRDefault="00000000">
            <w:pPr>
              <w:jc w:val="both"/>
            </w:pPr>
            <w:r w:rsidRPr="007B2861">
              <w:rPr>
                <w:b/>
              </w:rPr>
              <w:t>-Interior:</w:t>
            </w:r>
            <w:r w:rsidRPr="007B2861">
              <w:t xml:space="preserve"> dentro de una torre de computadora, como cables, placas de circuitos, CPU o dispositivos de almacenamiento.</w:t>
            </w:r>
          </w:p>
          <w:p w14:paraId="00000240" w14:textId="77777777" w:rsidR="00F718CE" w:rsidRPr="007B2861" w:rsidRDefault="00F718CE">
            <w:pPr>
              <w:ind w:left="567"/>
            </w:pPr>
          </w:p>
          <w:p w14:paraId="00000241" w14:textId="77777777" w:rsidR="00F718CE" w:rsidRPr="007B2861" w:rsidRDefault="00000000">
            <w:pPr>
              <w:spacing w:after="120"/>
              <w:jc w:val="both"/>
            </w:pPr>
            <w:r w:rsidRPr="007B2861">
              <w:rPr>
                <w:b/>
              </w:rPr>
              <w:t>-Periféricos:</w:t>
            </w:r>
            <w:r w:rsidRPr="007B2861">
              <w:rPr>
                <w:i/>
              </w:rPr>
              <w:t xml:space="preserve"> </w:t>
            </w:r>
            <w:r w:rsidRPr="007B2861">
              <w:t>ubicados fuera de la torre de la computadora. Entre estos tenemos dispositivos de entrada que brindan información al sistema, como un ratón o teclado; el dispositivo de salida, que informa sobre las operaciones realizadas en la computadora, como un monitor o una impresora; y los periféricos de E/S realizan las dos funciones anteriores, como USB.</w:t>
            </w:r>
          </w:p>
        </w:tc>
        <w:tc>
          <w:tcPr>
            <w:tcW w:w="3356" w:type="dxa"/>
            <w:shd w:val="clear" w:color="auto" w:fill="auto"/>
            <w:tcMar>
              <w:top w:w="100" w:type="dxa"/>
              <w:left w:w="100" w:type="dxa"/>
              <w:bottom w:w="100" w:type="dxa"/>
              <w:right w:w="100" w:type="dxa"/>
            </w:tcMar>
          </w:tcPr>
          <w:p w14:paraId="00000243" w14:textId="77777777" w:rsidR="00F718CE" w:rsidRDefault="00000000">
            <w:pPr>
              <w:widowControl w:val="0"/>
            </w:pPr>
            <w:r>
              <w:rPr>
                <w:noProof/>
              </w:rPr>
              <w:drawing>
                <wp:inline distT="0" distB="0" distL="0" distR="0">
                  <wp:extent cx="1702861" cy="1543150"/>
                  <wp:effectExtent l="0" t="0" r="0" b="0"/>
                  <wp:docPr id="840" name="image9.jpg" descr="Concepto aislado isométrico 3D vectorial PC blanco Piezas informáticas"/>
                  <wp:cNvGraphicFramePr/>
                  <a:graphic xmlns:a="http://schemas.openxmlformats.org/drawingml/2006/main">
                    <a:graphicData uri="http://schemas.openxmlformats.org/drawingml/2006/picture">
                      <pic:pic xmlns:pic="http://schemas.openxmlformats.org/drawingml/2006/picture">
                        <pic:nvPicPr>
                          <pic:cNvPr id="0" name="image9.jpg" descr="Concepto aislado isométrico 3D vectorial PC blanco Piezas informáticas"/>
                          <pic:cNvPicPr preferRelativeResize="0"/>
                        </pic:nvPicPr>
                        <pic:blipFill>
                          <a:blip r:embed="rId87"/>
                          <a:srcRect/>
                          <a:stretch>
                            <a:fillRect/>
                          </a:stretch>
                        </pic:blipFill>
                        <pic:spPr>
                          <a:xfrm>
                            <a:off x="0" y="0"/>
                            <a:ext cx="1702861" cy="1543150"/>
                          </a:xfrm>
                          <a:prstGeom prst="rect">
                            <a:avLst/>
                          </a:prstGeom>
                          <a:ln/>
                        </pic:spPr>
                      </pic:pic>
                    </a:graphicData>
                  </a:graphic>
                </wp:inline>
              </w:drawing>
            </w:r>
          </w:p>
          <w:p w14:paraId="00000244" w14:textId="77777777" w:rsidR="00F718CE" w:rsidRDefault="00000000">
            <w:pPr>
              <w:widowControl w:val="0"/>
            </w:pPr>
            <w:r>
              <w:lastRenderedPageBreak/>
              <w:t>Imagen de referente (o similar):</w:t>
            </w:r>
          </w:p>
          <w:p w14:paraId="00000245" w14:textId="77777777" w:rsidR="00F718CE" w:rsidRDefault="00000000">
            <w:pPr>
              <w:widowControl w:val="0"/>
              <w:rPr>
                <w:b/>
              </w:rPr>
            </w:pPr>
            <w:hyperlink r:id="rId88">
              <w:r>
                <w:rPr>
                  <w:color w:val="0000FF"/>
                  <w:u w:val="single"/>
                </w:rPr>
                <w:t>https://www.shutterstock.com/image-vector/isometric-flat-3d-isolated-concept-600w-683305699.jpg</w:t>
              </w:r>
            </w:hyperlink>
            <w:r>
              <w:t xml:space="preserve">  </w:t>
            </w:r>
          </w:p>
          <w:p w14:paraId="00000246" w14:textId="77777777" w:rsidR="00F718CE" w:rsidRDefault="00000000">
            <w:pPr>
              <w:widowControl w:val="0"/>
            </w:pPr>
            <w:r>
              <w:rPr>
                <w:b/>
              </w:rPr>
              <w:t>Imagen</w:t>
            </w:r>
            <w:r>
              <w:t xml:space="preserve"> 228116_i41</w:t>
            </w:r>
          </w:p>
        </w:tc>
      </w:tr>
      <w:tr w:rsidR="00F718CE" w14:paraId="743ED962" w14:textId="77777777">
        <w:trPr>
          <w:trHeight w:val="420"/>
        </w:trPr>
        <w:tc>
          <w:tcPr>
            <w:tcW w:w="10056" w:type="dxa"/>
            <w:gridSpan w:val="2"/>
            <w:shd w:val="clear" w:color="auto" w:fill="auto"/>
            <w:tcMar>
              <w:top w:w="100" w:type="dxa"/>
              <w:left w:w="100" w:type="dxa"/>
              <w:bottom w:w="100" w:type="dxa"/>
              <w:right w:w="100" w:type="dxa"/>
            </w:tcMar>
          </w:tcPr>
          <w:p w14:paraId="00000247" w14:textId="77777777" w:rsidR="00F718CE" w:rsidRDefault="00000000">
            <w:pPr>
              <w:rPr>
                <w:b/>
                <w:color w:val="000000"/>
              </w:rPr>
            </w:pPr>
            <w:r>
              <w:rPr>
                <w:b/>
                <w:color w:val="000000"/>
              </w:rPr>
              <w:lastRenderedPageBreak/>
              <w:t>Elementos esenciales</w:t>
            </w:r>
          </w:p>
          <w:p w14:paraId="00000248" w14:textId="77777777" w:rsidR="00F718CE" w:rsidRDefault="00000000">
            <w:pPr>
              <w:jc w:val="both"/>
              <w:rPr>
                <w:color w:val="000000"/>
              </w:rPr>
            </w:pPr>
            <w:r>
              <w:rPr>
                <w:color w:val="000000"/>
              </w:rPr>
              <w:t xml:space="preserve">Entre todos estos componentes, el </w:t>
            </w:r>
            <w:r>
              <w:rPr>
                <w:i/>
                <w:color w:val="000000"/>
              </w:rPr>
              <w:t>hardware</w:t>
            </w:r>
            <w:r>
              <w:rPr>
                <w:color w:val="000000"/>
              </w:rPr>
              <w:t xml:space="preserve"> se divide en elementos esenciales, para referirse a aquellos que son parte integral del funcionamiento de una computadora, como la placa base, el teclado, la CPU, la memoria RAM o el monitor y complementos específicos como una impresora o un </w:t>
            </w:r>
            <w:r>
              <w:rPr>
                <w:i/>
                <w:color w:val="000000"/>
              </w:rPr>
              <w:t xml:space="preserve">pen drive. </w:t>
            </w:r>
            <w:r>
              <w:rPr>
                <w:color w:val="000000"/>
              </w:rPr>
              <w:t xml:space="preserve"> </w:t>
            </w:r>
          </w:p>
          <w:p w14:paraId="00000249" w14:textId="77777777" w:rsidR="00F718CE" w:rsidRDefault="00F718CE">
            <w:pPr>
              <w:jc w:val="both"/>
            </w:pPr>
          </w:p>
        </w:tc>
        <w:tc>
          <w:tcPr>
            <w:tcW w:w="3356" w:type="dxa"/>
            <w:shd w:val="clear" w:color="auto" w:fill="auto"/>
            <w:tcMar>
              <w:top w:w="100" w:type="dxa"/>
              <w:left w:w="100" w:type="dxa"/>
              <w:bottom w:w="100" w:type="dxa"/>
              <w:right w:w="100" w:type="dxa"/>
            </w:tcMar>
          </w:tcPr>
          <w:p w14:paraId="0000024B" w14:textId="77777777" w:rsidR="00F718CE" w:rsidRDefault="00000000">
            <w:pPr>
              <w:widowControl w:val="0"/>
              <w:jc w:val="center"/>
            </w:pPr>
            <w:r>
              <w:rPr>
                <w:noProof/>
              </w:rPr>
              <w:drawing>
                <wp:inline distT="0" distB="0" distL="0" distR="0">
                  <wp:extent cx="1532487" cy="1070215"/>
                  <wp:effectExtent l="0" t="0" r="0" b="0"/>
                  <wp:docPr id="841" name="image8.jpg" descr="Vector de concepto aislado 3D plano isométrico de tecnología de chips de computadoras circuito de procesador y sistema de información de la motherboard de computadora"/>
                  <wp:cNvGraphicFramePr/>
                  <a:graphic xmlns:a="http://schemas.openxmlformats.org/drawingml/2006/main">
                    <a:graphicData uri="http://schemas.openxmlformats.org/drawingml/2006/picture">
                      <pic:pic xmlns:pic="http://schemas.openxmlformats.org/drawingml/2006/picture">
                        <pic:nvPicPr>
                          <pic:cNvPr id="0" name="image8.jpg" descr="Vector de concepto aislado 3D plano isométrico de tecnología de chips de computadoras circuito de procesador y sistema de información de la motherboard de computadora"/>
                          <pic:cNvPicPr preferRelativeResize="0"/>
                        </pic:nvPicPr>
                        <pic:blipFill>
                          <a:blip r:embed="rId89"/>
                          <a:srcRect/>
                          <a:stretch>
                            <a:fillRect/>
                          </a:stretch>
                        </pic:blipFill>
                        <pic:spPr>
                          <a:xfrm>
                            <a:off x="0" y="0"/>
                            <a:ext cx="1532487" cy="1070215"/>
                          </a:xfrm>
                          <a:prstGeom prst="rect">
                            <a:avLst/>
                          </a:prstGeom>
                          <a:ln/>
                        </pic:spPr>
                      </pic:pic>
                    </a:graphicData>
                  </a:graphic>
                </wp:inline>
              </w:drawing>
            </w:r>
          </w:p>
          <w:p w14:paraId="0000024C" w14:textId="77777777" w:rsidR="00F718CE" w:rsidRDefault="00000000">
            <w:pPr>
              <w:widowControl w:val="0"/>
            </w:pPr>
            <w:r>
              <w:t>Imagen de referente (o similar):</w:t>
            </w:r>
          </w:p>
          <w:p w14:paraId="0000024D" w14:textId="77777777" w:rsidR="00F718CE" w:rsidRDefault="00000000">
            <w:pPr>
              <w:widowControl w:val="0"/>
            </w:pPr>
            <w:hyperlink r:id="rId90">
              <w:r>
                <w:rPr>
                  <w:color w:val="0000FF"/>
                  <w:u w:val="single"/>
                </w:rPr>
                <w:t>https://www.shutterstock.com/image-vector/isometric-flat-3d-isolated-concept-600w-661830004.jpg</w:t>
              </w:r>
            </w:hyperlink>
            <w:r>
              <w:t xml:space="preserve"> </w:t>
            </w:r>
          </w:p>
          <w:p w14:paraId="0000024E" w14:textId="77777777" w:rsidR="00F718CE" w:rsidRDefault="00000000">
            <w:pPr>
              <w:widowControl w:val="0"/>
            </w:pPr>
            <w:r>
              <w:rPr>
                <w:b/>
              </w:rPr>
              <w:t>Imagen</w:t>
            </w:r>
            <w:r>
              <w:t xml:space="preserve"> 228116_i42</w:t>
            </w:r>
          </w:p>
        </w:tc>
      </w:tr>
      <w:tr w:rsidR="00F718CE" w14:paraId="2A266E07" w14:textId="77777777">
        <w:trPr>
          <w:trHeight w:val="420"/>
        </w:trPr>
        <w:tc>
          <w:tcPr>
            <w:tcW w:w="10056" w:type="dxa"/>
            <w:gridSpan w:val="2"/>
            <w:shd w:val="clear" w:color="auto" w:fill="auto"/>
            <w:tcMar>
              <w:top w:w="100" w:type="dxa"/>
              <w:left w:w="100" w:type="dxa"/>
              <w:bottom w:w="100" w:type="dxa"/>
              <w:right w:w="100" w:type="dxa"/>
            </w:tcMar>
          </w:tcPr>
          <w:p w14:paraId="0000024F" w14:textId="77777777" w:rsidR="00F718CE" w:rsidRDefault="00000000">
            <w:pPr>
              <w:rPr>
                <w:b/>
                <w:color w:val="000000"/>
              </w:rPr>
            </w:pPr>
            <w:r>
              <w:rPr>
                <w:b/>
                <w:i/>
                <w:color w:val="000000"/>
              </w:rPr>
              <w:t>Hardware</w:t>
            </w:r>
            <w:r>
              <w:rPr>
                <w:b/>
                <w:color w:val="000000"/>
              </w:rPr>
              <w:t xml:space="preserve"> libre</w:t>
            </w:r>
          </w:p>
          <w:p w14:paraId="00000250" w14:textId="77777777" w:rsidR="00F718CE" w:rsidRDefault="00000000">
            <w:pPr>
              <w:jc w:val="both"/>
              <w:rPr>
                <w:color w:val="000000"/>
              </w:rPr>
            </w:pPr>
            <w:r>
              <w:rPr>
                <w:color w:val="000000"/>
              </w:rPr>
              <w:t xml:space="preserve">Además, en los últimos tiempos se ha potenciado el concepto de </w:t>
            </w:r>
            <w:r>
              <w:rPr>
                <w:i/>
                <w:color w:val="000000"/>
              </w:rPr>
              <w:t>hardware</w:t>
            </w:r>
            <w:r>
              <w:rPr>
                <w:color w:val="000000"/>
              </w:rPr>
              <w:t xml:space="preserve"> libre. El término se utiliza para designar componentes de hardware cuyos diseños y esquemas están disponibles públicamente, de forma gratuita o mediante alguna forma de pago. Sin embargo, esta sigue siendo una noción desconcertante incluso para los autores que intentan definirla.</w:t>
            </w:r>
          </w:p>
        </w:tc>
        <w:tc>
          <w:tcPr>
            <w:tcW w:w="3356" w:type="dxa"/>
            <w:shd w:val="clear" w:color="auto" w:fill="auto"/>
            <w:tcMar>
              <w:top w:w="100" w:type="dxa"/>
              <w:left w:w="100" w:type="dxa"/>
              <w:bottom w:w="100" w:type="dxa"/>
              <w:right w:w="100" w:type="dxa"/>
            </w:tcMar>
          </w:tcPr>
          <w:p w14:paraId="00000252" w14:textId="77777777" w:rsidR="00F718CE" w:rsidRDefault="00000000">
            <w:pPr>
              <w:widowControl w:val="0"/>
              <w:jc w:val="center"/>
            </w:pPr>
            <w:r>
              <w:rPr>
                <w:noProof/>
              </w:rPr>
              <w:drawing>
                <wp:inline distT="0" distB="0" distL="0" distR="0">
                  <wp:extent cx="1700833" cy="1011554"/>
                  <wp:effectExtent l="0" t="0" r="0" b="0"/>
                  <wp:docPr id="842" name="image10.png" descr="Cultura libre: hardware libre"/>
                  <wp:cNvGraphicFramePr/>
                  <a:graphic xmlns:a="http://schemas.openxmlformats.org/drawingml/2006/main">
                    <a:graphicData uri="http://schemas.openxmlformats.org/drawingml/2006/picture">
                      <pic:pic xmlns:pic="http://schemas.openxmlformats.org/drawingml/2006/picture">
                        <pic:nvPicPr>
                          <pic:cNvPr id="0" name="image10.png" descr="Cultura libre: hardware libre"/>
                          <pic:cNvPicPr preferRelativeResize="0"/>
                        </pic:nvPicPr>
                        <pic:blipFill>
                          <a:blip r:embed="rId91"/>
                          <a:srcRect/>
                          <a:stretch>
                            <a:fillRect/>
                          </a:stretch>
                        </pic:blipFill>
                        <pic:spPr>
                          <a:xfrm>
                            <a:off x="0" y="0"/>
                            <a:ext cx="1700833" cy="1011554"/>
                          </a:xfrm>
                          <a:prstGeom prst="rect">
                            <a:avLst/>
                          </a:prstGeom>
                          <a:ln/>
                        </pic:spPr>
                      </pic:pic>
                    </a:graphicData>
                  </a:graphic>
                </wp:inline>
              </w:drawing>
            </w:r>
          </w:p>
          <w:p w14:paraId="00000253" w14:textId="77777777" w:rsidR="00F718CE" w:rsidRDefault="00000000">
            <w:pPr>
              <w:widowControl w:val="0"/>
            </w:pPr>
            <w:r>
              <w:t>Imagen de referente (o similar):</w:t>
            </w:r>
          </w:p>
          <w:p w14:paraId="00000254" w14:textId="77777777" w:rsidR="00F718CE" w:rsidRDefault="00000000">
            <w:pPr>
              <w:widowControl w:val="0"/>
            </w:pPr>
            <w:hyperlink r:id="rId92">
              <w:r>
                <w:rPr>
                  <w:color w:val="0000FF"/>
                  <w:u w:val="single"/>
                </w:rPr>
                <w:t>https://codingornot.com/wp-content/uploads/2017/05/hardware-libre.png</w:t>
              </w:r>
            </w:hyperlink>
            <w:r>
              <w:t xml:space="preserve"> </w:t>
            </w:r>
          </w:p>
          <w:p w14:paraId="00000255" w14:textId="77777777" w:rsidR="00F718CE" w:rsidRDefault="00000000">
            <w:pPr>
              <w:widowControl w:val="0"/>
            </w:pPr>
            <w:r>
              <w:rPr>
                <w:b/>
              </w:rPr>
              <w:lastRenderedPageBreak/>
              <w:t>Imagen</w:t>
            </w:r>
            <w:r>
              <w:t xml:space="preserve"> 228116_i43</w:t>
            </w:r>
          </w:p>
        </w:tc>
      </w:tr>
    </w:tbl>
    <w:p w14:paraId="00000256" w14:textId="77777777" w:rsidR="00F718CE" w:rsidRDefault="00F718CE">
      <w:pPr>
        <w:pBdr>
          <w:top w:val="nil"/>
          <w:left w:val="nil"/>
          <w:bottom w:val="nil"/>
          <w:right w:val="nil"/>
          <w:between w:val="nil"/>
        </w:pBdr>
        <w:ind w:left="720"/>
        <w:rPr>
          <w:b/>
          <w:color w:val="000000"/>
        </w:rPr>
      </w:pPr>
    </w:p>
    <w:p w14:paraId="00000257" w14:textId="77777777" w:rsidR="00F718CE" w:rsidRDefault="00F718CE">
      <w:pPr>
        <w:pBdr>
          <w:top w:val="nil"/>
          <w:left w:val="nil"/>
          <w:bottom w:val="nil"/>
          <w:right w:val="nil"/>
          <w:between w:val="nil"/>
        </w:pBdr>
        <w:rPr>
          <w:b/>
          <w:color w:val="000000"/>
        </w:rPr>
      </w:pPr>
    </w:p>
    <w:sdt>
      <w:sdtPr>
        <w:tag w:val="goog_rdk_52"/>
        <w:id w:val="1051659372"/>
      </w:sdtPr>
      <w:sdtContent>
        <w:p w14:paraId="00000258" w14:textId="77777777" w:rsidR="00F718CE" w:rsidRPr="007B2861" w:rsidRDefault="00000000" w:rsidP="00477B44">
          <w:pPr>
            <w:pBdr>
              <w:top w:val="nil"/>
              <w:left w:val="nil"/>
              <w:bottom w:val="nil"/>
              <w:right w:val="nil"/>
              <w:between w:val="nil"/>
            </w:pBdr>
            <w:ind w:left="142"/>
            <w:rPr>
              <w:b/>
              <w:color w:val="000000"/>
            </w:rPr>
          </w:pPr>
          <w:r>
            <w:rPr>
              <w:b/>
              <w:color w:val="000000"/>
            </w:rPr>
            <w:t>Herramienta</w:t>
          </w:r>
        </w:p>
      </w:sdtContent>
    </w:sdt>
    <w:p w14:paraId="00000259" w14:textId="77777777" w:rsidR="00F718CE" w:rsidRDefault="00F718CE">
      <w:pPr>
        <w:pBdr>
          <w:top w:val="nil"/>
          <w:left w:val="nil"/>
          <w:bottom w:val="nil"/>
          <w:right w:val="nil"/>
          <w:between w:val="nil"/>
        </w:pBdr>
        <w:ind w:left="720"/>
        <w:rPr>
          <w:b/>
          <w:color w:val="000000"/>
        </w:rPr>
      </w:pPr>
    </w:p>
    <w:tbl>
      <w:tblPr>
        <w:tblStyle w:val="afffffff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F718CE" w14:paraId="621FEFDF" w14:textId="77777777">
        <w:trPr>
          <w:trHeight w:val="580"/>
        </w:trPr>
        <w:tc>
          <w:tcPr>
            <w:tcW w:w="1432" w:type="dxa"/>
            <w:shd w:val="clear" w:color="auto" w:fill="C9DAF8"/>
            <w:tcMar>
              <w:top w:w="100" w:type="dxa"/>
              <w:left w:w="100" w:type="dxa"/>
              <w:bottom w:w="100" w:type="dxa"/>
              <w:right w:w="100" w:type="dxa"/>
            </w:tcMar>
          </w:tcPr>
          <w:p w14:paraId="0000025A" w14:textId="77777777" w:rsidR="00F718CE" w:rsidRDefault="00000000">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25B" w14:textId="77777777" w:rsidR="00F718CE" w:rsidRDefault="00000000">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F718CE" w14:paraId="7E422CE7" w14:textId="77777777">
        <w:trPr>
          <w:trHeight w:val="420"/>
        </w:trPr>
        <w:tc>
          <w:tcPr>
            <w:tcW w:w="13412" w:type="dxa"/>
            <w:gridSpan w:val="2"/>
            <w:shd w:val="clear" w:color="auto" w:fill="auto"/>
            <w:tcMar>
              <w:top w:w="100" w:type="dxa"/>
              <w:left w:w="100" w:type="dxa"/>
              <w:bottom w:w="100" w:type="dxa"/>
              <w:right w:w="100" w:type="dxa"/>
            </w:tcMar>
          </w:tcPr>
          <w:p w14:paraId="0000025C" w14:textId="77777777" w:rsidR="00F718CE" w:rsidRPr="007B2861" w:rsidRDefault="00000000">
            <w:pPr>
              <w:pBdr>
                <w:top w:val="nil"/>
                <w:left w:val="nil"/>
                <w:bottom w:val="nil"/>
                <w:right w:val="nil"/>
                <w:between w:val="nil"/>
              </w:pBdr>
              <w:jc w:val="both"/>
            </w:pPr>
            <w:r w:rsidRPr="007B2861">
              <w:t xml:space="preserve">Es cualquier programa o manual que facilita una tarea, también se puede hablar del </w:t>
            </w:r>
            <w:r w:rsidRPr="007B2861">
              <w:rPr>
                <w:i/>
              </w:rPr>
              <w:t>hardware</w:t>
            </w:r>
            <w:r w:rsidRPr="007B2861">
              <w:t xml:space="preserve"> o los accesorios como herramientas. Es muy importante utilizar las herramientas correctamente para cada tarea. Algunas de estas herramientas son:</w:t>
            </w:r>
          </w:p>
          <w:p w14:paraId="0000025D" w14:textId="77777777" w:rsidR="00F718CE" w:rsidRPr="007B2861" w:rsidRDefault="00F718CE">
            <w:pPr>
              <w:pBdr>
                <w:top w:val="nil"/>
                <w:left w:val="nil"/>
                <w:bottom w:val="nil"/>
                <w:right w:val="nil"/>
                <w:between w:val="nil"/>
              </w:pBdr>
              <w:jc w:val="both"/>
            </w:pPr>
          </w:p>
          <w:p w14:paraId="0000025E" w14:textId="77777777" w:rsidR="00F718CE" w:rsidRPr="007B2861" w:rsidRDefault="00000000">
            <w:pPr>
              <w:pBdr>
                <w:top w:val="nil"/>
                <w:left w:val="nil"/>
                <w:bottom w:val="nil"/>
                <w:right w:val="nil"/>
                <w:between w:val="nil"/>
              </w:pBdr>
              <w:jc w:val="both"/>
            </w:pPr>
            <w:r w:rsidRPr="007B2861">
              <w:rPr>
                <w:b/>
              </w:rPr>
              <w:t xml:space="preserve">Herramientas manuales: </w:t>
            </w:r>
            <w:r w:rsidRPr="007B2861">
              <w:t xml:space="preserve">son documentos técnicos que explican la funcionalidad del </w:t>
            </w:r>
            <w:r w:rsidRPr="007B2861">
              <w:rPr>
                <w:i/>
              </w:rPr>
              <w:t>software</w:t>
            </w:r>
            <w:r w:rsidRPr="007B2861">
              <w:t xml:space="preserve"> o sistema desarrollado como producto generado por un proyecto.</w:t>
            </w:r>
          </w:p>
          <w:p w14:paraId="0000025F" w14:textId="77777777" w:rsidR="00F718CE" w:rsidRPr="007B2861" w:rsidRDefault="00F718CE">
            <w:pPr>
              <w:pBdr>
                <w:top w:val="nil"/>
                <w:left w:val="nil"/>
                <w:bottom w:val="nil"/>
                <w:right w:val="nil"/>
                <w:between w:val="nil"/>
              </w:pBdr>
              <w:ind w:left="1341"/>
              <w:jc w:val="both"/>
            </w:pPr>
          </w:p>
          <w:p w14:paraId="00000260" w14:textId="77777777" w:rsidR="00F718CE" w:rsidRPr="007B2861" w:rsidRDefault="00000000">
            <w:pPr>
              <w:pBdr>
                <w:top w:val="nil"/>
                <w:left w:val="nil"/>
                <w:bottom w:val="nil"/>
                <w:right w:val="nil"/>
                <w:between w:val="nil"/>
              </w:pBdr>
              <w:jc w:val="both"/>
            </w:pPr>
            <w:r w:rsidRPr="007B2861">
              <w:t>Muestra los procesos que el usuario puede ejecutar con el sistema implantado. Para lograr esto es necesario detallar cada característica que tiene el programa y cómo se accede e ingresa la información.</w:t>
            </w:r>
          </w:p>
          <w:p w14:paraId="00000261" w14:textId="77777777" w:rsidR="00F718CE" w:rsidRPr="007B2861" w:rsidRDefault="00F718CE">
            <w:pPr>
              <w:pBdr>
                <w:top w:val="nil"/>
                <w:left w:val="nil"/>
                <w:bottom w:val="nil"/>
                <w:right w:val="nil"/>
                <w:between w:val="nil"/>
              </w:pBdr>
              <w:ind w:left="1341"/>
              <w:jc w:val="both"/>
            </w:pPr>
          </w:p>
          <w:p w14:paraId="00000262" w14:textId="77777777" w:rsidR="00F718CE" w:rsidRPr="007B2861" w:rsidRDefault="00000000">
            <w:pPr>
              <w:pBdr>
                <w:top w:val="nil"/>
                <w:left w:val="nil"/>
                <w:bottom w:val="nil"/>
                <w:right w:val="nil"/>
                <w:between w:val="nil"/>
              </w:pBdr>
              <w:jc w:val="both"/>
            </w:pPr>
            <w:r w:rsidRPr="007B2861">
              <w:t>Permite a los usuarios ver en detalle, las actividades que necesitan desarrollar para lograr los objetivos del sistema. Recoge la información, normas y documentos necesarios, para que el usuario conozca la aplicación desarrollada y la utilice adecuadamente.</w:t>
            </w:r>
          </w:p>
          <w:p w14:paraId="00000263" w14:textId="77777777" w:rsidR="00F718CE" w:rsidRPr="007B2861" w:rsidRDefault="00F718CE">
            <w:pPr>
              <w:pBdr>
                <w:top w:val="nil"/>
                <w:left w:val="nil"/>
                <w:bottom w:val="nil"/>
                <w:right w:val="nil"/>
                <w:between w:val="nil"/>
              </w:pBdr>
              <w:ind w:left="1341"/>
              <w:jc w:val="both"/>
              <w:rPr>
                <w:b/>
              </w:rPr>
            </w:pPr>
          </w:p>
          <w:p w14:paraId="00000264" w14:textId="77777777" w:rsidR="00F718CE" w:rsidRPr="007B2861" w:rsidRDefault="00000000">
            <w:pPr>
              <w:pBdr>
                <w:top w:val="nil"/>
                <w:left w:val="nil"/>
                <w:bottom w:val="nil"/>
                <w:right w:val="nil"/>
                <w:between w:val="nil"/>
              </w:pBdr>
              <w:jc w:val="both"/>
            </w:pPr>
            <w:r w:rsidRPr="007B2861">
              <w:rPr>
                <w:b/>
              </w:rPr>
              <w:t>Herramientas informáticas:</w:t>
            </w:r>
            <w:r w:rsidRPr="007B2861">
              <w:t xml:space="preserve"> son un conjunto de herramientas digitales o físicas, que se utilizan para gestionar información mediante un ordenador, como: procesadores de texto, bases de datos, hojas de cálculo, correos electrónicos, buscadores, diseños, telecomunicaciones, etc. </w:t>
            </w:r>
          </w:p>
          <w:p w14:paraId="00000265" w14:textId="77777777" w:rsidR="00F718CE" w:rsidRPr="007B2861" w:rsidRDefault="00F718CE">
            <w:pPr>
              <w:pBdr>
                <w:top w:val="nil"/>
                <w:left w:val="nil"/>
                <w:bottom w:val="nil"/>
                <w:right w:val="nil"/>
                <w:between w:val="nil"/>
              </w:pBdr>
              <w:ind w:left="851"/>
              <w:jc w:val="both"/>
            </w:pPr>
          </w:p>
          <w:p w14:paraId="00000266" w14:textId="77777777" w:rsidR="00F718CE" w:rsidRPr="007B2861" w:rsidRDefault="00000000">
            <w:pPr>
              <w:pBdr>
                <w:top w:val="nil"/>
                <w:left w:val="nil"/>
                <w:bottom w:val="nil"/>
                <w:right w:val="nil"/>
                <w:between w:val="nil"/>
              </w:pBdr>
              <w:jc w:val="both"/>
            </w:pPr>
            <w:r w:rsidRPr="007B2861">
              <w:t>Por lo tanto, las herramientas de TI, a menudo, se denominan herramientas tecnológicas. Estas herramientas facilitan la realización de una tarea en un dispositivo técnico, por lo que lo ayudan a lograr los resultados que desea. Mediante estas herramientas es posible ahorrar tiempo y recursos.</w:t>
            </w:r>
          </w:p>
        </w:tc>
      </w:tr>
    </w:tbl>
    <w:p w14:paraId="00000268" w14:textId="77777777" w:rsidR="00F718CE" w:rsidRDefault="00F718CE">
      <w:pPr>
        <w:ind w:left="360"/>
        <w:rPr>
          <w:b/>
        </w:rPr>
      </w:pPr>
    </w:p>
    <w:p w14:paraId="00000269" w14:textId="77777777" w:rsidR="00F718CE" w:rsidRDefault="00F718CE"/>
    <w:p w14:paraId="0000026A" w14:textId="77777777" w:rsidR="00F718CE" w:rsidRDefault="00000000">
      <w:pPr>
        <w:rPr>
          <w:b/>
        </w:rPr>
      </w:pPr>
      <w:r>
        <w:rPr>
          <w:b/>
        </w:rPr>
        <w:t>Herramientas informáticas</w:t>
      </w:r>
    </w:p>
    <w:p w14:paraId="0000026B" w14:textId="77777777" w:rsidR="00F718CE" w:rsidRDefault="00F718CE">
      <w:pPr>
        <w:rPr>
          <w:b/>
        </w:rPr>
      </w:pPr>
    </w:p>
    <w:tbl>
      <w:tblPr>
        <w:tblStyle w:val="afffffffffffffffb"/>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F718CE" w14:paraId="4BC19387" w14:textId="77777777">
        <w:trPr>
          <w:trHeight w:val="580"/>
        </w:trPr>
        <w:tc>
          <w:tcPr>
            <w:tcW w:w="1533" w:type="dxa"/>
            <w:shd w:val="clear" w:color="auto" w:fill="C9DAF8"/>
            <w:tcMar>
              <w:top w:w="100" w:type="dxa"/>
              <w:left w:w="100" w:type="dxa"/>
              <w:bottom w:w="100" w:type="dxa"/>
              <w:right w:w="100" w:type="dxa"/>
            </w:tcMar>
          </w:tcPr>
          <w:p w14:paraId="0000026C" w14:textId="77777777" w:rsidR="00F718CE" w:rsidRDefault="00000000">
            <w:pPr>
              <w:widowControl w:val="0"/>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26D" w14:textId="77777777" w:rsidR="00F718CE" w:rsidRDefault="00000000">
            <w:pPr>
              <w:keepNext/>
              <w:keepLines/>
              <w:widowControl w:val="0"/>
              <w:pBdr>
                <w:top w:val="nil"/>
                <w:left w:val="nil"/>
                <w:bottom w:val="nil"/>
                <w:right w:val="nil"/>
                <w:between w:val="nil"/>
              </w:pBdr>
              <w:spacing w:after="60" w:line="276" w:lineRule="auto"/>
              <w:jc w:val="center"/>
              <w:rPr>
                <w:color w:val="000000"/>
              </w:rPr>
            </w:pPr>
            <w:bookmarkStart w:id="9" w:name="_heading=h.1ksv4uv" w:colFirst="0" w:colLast="0"/>
            <w:bookmarkEnd w:id="9"/>
            <w:r>
              <w:rPr>
                <w:color w:val="000000"/>
              </w:rPr>
              <w:t>Slider Presentación</w:t>
            </w:r>
          </w:p>
        </w:tc>
      </w:tr>
      <w:tr w:rsidR="00F718CE" w14:paraId="5C457463" w14:textId="77777777">
        <w:trPr>
          <w:trHeight w:val="420"/>
        </w:trPr>
        <w:tc>
          <w:tcPr>
            <w:tcW w:w="1533" w:type="dxa"/>
            <w:shd w:val="clear" w:color="auto" w:fill="auto"/>
            <w:tcMar>
              <w:top w:w="100" w:type="dxa"/>
              <w:left w:w="100" w:type="dxa"/>
              <w:bottom w:w="100" w:type="dxa"/>
              <w:right w:w="100" w:type="dxa"/>
            </w:tcMar>
          </w:tcPr>
          <w:p w14:paraId="0000026F" w14:textId="77777777" w:rsidR="00F718CE" w:rsidRDefault="00000000">
            <w:pPr>
              <w:widowControl w:val="0"/>
              <w:rPr>
                <w:b/>
              </w:rPr>
            </w:pPr>
            <w:r>
              <w:rPr>
                <w:b/>
              </w:rPr>
              <w:t>Introducción</w:t>
            </w:r>
          </w:p>
        </w:tc>
        <w:tc>
          <w:tcPr>
            <w:tcW w:w="11878" w:type="dxa"/>
            <w:gridSpan w:val="2"/>
            <w:shd w:val="clear" w:color="auto" w:fill="auto"/>
            <w:tcMar>
              <w:top w:w="100" w:type="dxa"/>
              <w:left w:w="100" w:type="dxa"/>
              <w:bottom w:w="100" w:type="dxa"/>
              <w:right w:w="100" w:type="dxa"/>
            </w:tcMar>
          </w:tcPr>
          <w:p w14:paraId="00000270" w14:textId="77777777" w:rsidR="00F718CE" w:rsidRPr="007B2861" w:rsidRDefault="00000000">
            <w:pPr>
              <w:widowControl w:val="0"/>
            </w:pPr>
            <w:r w:rsidRPr="007B2861">
              <w:t>A continuación, se presentan algunas herramientas informáticas y sus funciones:</w:t>
            </w:r>
          </w:p>
        </w:tc>
      </w:tr>
      <w:tr w:rsidR="00F718CE" w14:paraId="6F8EEBB4" w14:textId="77777777">
        <w:trPr>
          <w:trHeight w:val="420"/>
        </w:trPr>
        <w:tc>
          <w:tcPr>
            <w:tcW w:w="10402" w:type="dxa"/>
            <w:gridSpan w:val="2"/>
            <w:shd w:val="clear" w:color="auto" w:fill="auto"/>
            <w:tcMar>
              <w:top w:w="100" w:type="dxa"/>
              <w:left w:w="100" w:type="dxa"/>
              <w:bottom w:w="100" w:type="dxa"/>
              <w:right w:w="100" w:type="dxa"/>
            </w:tcMar>
          </w:tcPr>
          <w:p w14:paraId="00000272" w14:textId="77777777" w:rsidR="00F718CE" w:rsidRDefault="00000000">
            <w:pPr>
              <w:pBdr>
                <w:top w:val="nil"/>
                <w:left w:val="nil"/>
                <w:bottom w:val="nil"/>
                <w:right w:val="nil"/>
                <w:between w:val="nil"/>
              </w:pBdr>
              <w:jc w:val="both"/>
              <w:rPr>
                <w:color w:val="999999"/>
              </w:rPr>
            </w:pPr>
            <w:r>
              <w:rPr>
                <w:b/>
                <w:color w:val="000000"/>
              </w:rPr>
              <w:t xml:space="preserve">Procesador de textos: </w:t>
            </w:r>
            <w:r>
              <w:rPr>
                <w:color w:val="000000"/>
              </w:rPr>
              <w:t xml:space="preserve">se utiliza para crear información de documentos a partir de extensiones de contenido cortas, medianas y largas. Contiene barras de herramientas que permiten editar texto, además de usar fuentes y tamaños. Son esenciales en contextos empresariales y académicos. </w:t>
            </w:r>
          </w:p>
        </w:tc>
        <w:tc>
          <w:tcPr>
            <w:tcW w:w="3009" w:type="dxa"/>
            <w:shd w:val="clear" w:color="auto" w:fill="auto"/>
            <w:tcMar>
              <w:top w:w="100" w:type="dxa"/>
              <w:left w:w="100" w:type="dxa"/>
              <w:bottom w:w="100" w:type="dxa"/>
              <w:right w:w="100" w:type="dxa"/>
            </w:tcMar>
          </w:tcPr>
          <w:p w14:paraId="00000274" w14:textId="77777777" w:rsidR="00F718CE" w:rsidRDefault="00000000">
            <w:pPr>
              <w:widowControl w:val="0"/>
              <w:jc w:val="center"/>
            </w:pPr>
            <w:r>
              <w:rPr>
                <w:noProof/>
              </w:rPr>
              <w:drawing>
                <wp:inline distT="0" distB="0" distL="0" distR="0">
                  <wp:extent cx="1251720" cy="838554"/>
                  <wp:effectExtent l="0" t="0" r="0" b="0"/>
                  <wp:docPr id="8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3"/>
                          <a:srcRect/>
                          <a:stretch>
                            <a:fillRect/>
                          </a:stretch>
                        </pic:blipFill>
                        <pic:spPr>
                          <a:xfrm>
                            <a:off x="0" y="0"/>
                            <a:ext cx="1251720" cy="838554"/>
                          </a:xfrm>
                          <a:prstGeom prst="rect">
                            <a:avLst/>
                          </a:prstGeom>
                          <a:ln/>
                        </pic:spPr>
                      </pic:pic>
                    </a:graphicData>
                  </a:graphic>
                </wp:inline>
              </w:drawing>
            </w:r>
          </w:p>
          <w:p w14:paraId="00000275" w14:textId="77777777" w:rsidR="00F718CE" w:rsidRDefault="00000000">
            <w:pPr>
              <w:widowControl w:val="0"/>
            </w:pPr>
            <w:r>
              <w:t>Imagen de referente (o similar):</w:t>
            </w:r>
          </w:p>
          <w:p w14:paraId="00000276" w14:textId="77777777" w:rsidR="00F718CE" w:rsidRDefault="00000000">
            <w:pPr>
              <w:widowControl w:val="0"/>
            </w:pPr>
            <w:hyperlink r:id="rId94">
              <w:r>
                <w:t xml:space="preserve"> </w:t>
              </w:r>
            </w:hyperlink>
            <w:hyperlink r:id="rId95">
              <w:r>
                <w:rPr>
                  <w:color w:val="0000FF"/>
                  <w:u w:val="single"/>
                </w:rPr>
                <w:t>https://prixz.com/salud/wp-content/uploads/2020/09/procesador-textos-1024x686.jpgg</w:t>
              </w:r>
            </w:hyperlink>
            <w:r>
              <w:t xml:space="preserve"> </w:t>
            </w:r>
          </w:p>
          <w:p w14:paraId="00000277" w14:textId="77777777" w:rsidR="00F718CE" w:rsidRDefault="00000000">
            <w:pPr>
              <w:widowControl w:val="0"/>
            </w:pPr>
            <w:r>
              <w:rPr>
                <w:b/>
              </w:rPr>
              <w:t>Imagen</w:t>
            </w:r>
            <w:r>
              <w:t xml:space="preserve"> 228116_i44</w:t>
            </w:r>
          </w:p>
        </w:tc>
      </w:tr>
      <w:tr w:rsidR="00F718CE" w14:paraId="58F54E40" w14:textId="77777777">
        <w:trPr>
          <w:trHeight w:val="343"/>
        </w:trPr>
        <w:tc>
          <w:tcPr>
            <w:tcW w:w="10402" w:type="dxa"/>
            <w:gridSpan w:val="2"/>
            <w:shd w:val="clear" w:color="auto" w:fill="auto"/>
            <w:tcMar>
              <w:top w:w="100" w:type="dxa"/>
              <w:left w:w="100" w:type="dxa"/>
              <w:bottom w:w="100" w:type="dxa"/>
              <w:right w:w="100" w:type="dxa"/>
            </w:tcMar>
          </w:tcPr>
          <w:p w14:paraId="00000278" w14:textId="77777777" w:rsidR="00F718CE" w:rsidRDefault="00000000">
            <w:pPr>
              <w:pBdr>
                <w:top w:val="nil"/>
                <w:left w:val="nil"/>
                <w:bottom w:val="nil"/>
                <w:right w:val="nil"/>
                <w:between w:val="nil"/>
              </w:pBdr>
              <w:jc w:val="both"/>
              <w:rPr>
                <w:color w:val="999999"/>
              </w:rPr>
            </w:pPr>
            <w:r>
              <w:rPr>
                <w:b/>
                <w:color w:val="000000"/>
              </w:rPr>
              <w:t>Hojas de cálculo:</w:t>
            </w:r>
            <w:r>
              <w:rPr>
                <w:color w:val="000000"/>
              </w:rPr>
              <w:t xml:space="preserve"> son muy útiles, dado que tienen muchas funciones y fórmulas matemáticas, algebraicas y de ingeniería. Se pueden crear gráficos para que los datos sean más fáciles de mostrar y posibilitan la organización de grandes cantidades de datos. </w:t>
            </w:r>
          </w:p>
        </w:tc>
        <w:tc>
          <w:tcPr>
            <w:tcW w:w="3009" w:type="dxa"/>
            <w:shd w:val="clear" w:color="auto" w:fill="auto"/>
            <w:tcMar>
              <w:top w:w="100" w:type="dxa"/>
              <w:left w:w="100" w:type="dxa"/>
              <w:bottom w:w="100" w:type="dxa"/>
              <w:right w:w="100" w:type="dxa"/>
            </w:tcMar>
          </w:tcPr>
          <w:p w14:paraId="0000027A" w14:textId="77777777" w:rsidR="00F718CE" w:rsidRDefault="00000000">
            <w:pPr>
              <w:widowControl w:val="0"/>
              <w:jc w:val="center"/>
            </w:pPr>
            <w:r>
              <w:rPr>
                <w:noProof/>
              </w:rPr>
              <w:drawing>
                <wp:inline distT="0" distB="0" distL="0" distR="0">
                  <wp:extent cx="1331731" cy="699289"/>
                  <wp:effectExtent l="0" t="0" r="0" b="0"/>
                  <wp:docPr id="844" name="image4.jpg" descr="Para qué me sirve usar Hojas de cálculo de Google (Macros)?"/>
                  <wp:cNvGraphicFramePr/>
                  <a:graphic xmlns:a="http://schemas.openxmlformats.org/drawingml/2006/main">
                    <a:graphicData uri="http://schemas.openxmlformats.org/drawingml/2006/picture">
                      <pic:pic xmlns:pic="http://schemas.openxmlformats.org/drawingml/2006/picture">
                        <pic:nvPicPr>
                          <pic:cNvPr id="0" name="image4.jpg" descr="Para qué me sirve usar Hojas de cálculo de Google (Macros)?"/>
                          <pic:cNvPicPr preferRelativeResize="0"/>
                        </pic:nvPicPr>
                        <pic:blipFill>
                          <a:blip r:embed="rId96"/>
                          <a:srcRect/>
                          <a:stretch>
                            <a:fillRect/>
                          </a:stretch>
                        </pic:blipFill>
                        <pic:spPr>
                          <a:xfrm>
                            <a:off x="0" y="0"/>
                            <a:ext cx="1331731" cy="699289"/>
                          </a:xfrm>
                          <a:prstGeom prst="rect">
                            <a:avLst/>
                          </a:prstGeom>
                          <a:ln/>
                        </pic:spPr>
                      </pic:pic>
                    </a:graphicData>
                  </a:graphic>
                </wp:inline>
              </w:drawing>
            </w:r>
          </w:p>
          <w:p w14:paraId="0000027B" w14:textId="77777777" w:rsidR="00F718CE" w:rsidRDefault="00000000">
            <w:pPr>
              <w:widowControl w:val="0"/>
            </w:pPr>
            <w:r>
              <w:t>Imagen de referente (o similar):</w:t>
            </w:r>
            <w:hyperlink r:id="rId97">
              <w:r>
                <w:rPr>
                  <w:color w:val="0000FF"/>
                  <w:u w:val="single"/>
                </w:rPr>
                <w:t xml:space="preserve"> https://www.nubedigital.mx/flexo/assets//imagenesblog/o</w:t>
              </w:r>
              <w:r>
                <w:rPr>
                  <w:color w:val="0000FF"/>
                  <w:u w:val="single"/>
                </w:rPr>
                <w:lastRenderedPageBreak/>
                <w:t>gimage/en-que-puede-ayudarme4.jpg</w:t>
              </w:r>
            </w:hyperlink>
            <w:r>
              <w:t xml:space="preserve">  </w:t>
            </w:r>
          </w:p>
          <w:p w14:paraId="0000027C" w14:textId="77777777" w:rsidR="00F718CE" w:rsidRDefault="00000000">
            <w:pPr>
              <w:widowControl w:val="0"/>
            </w:pPr>
            <w:r>
              <w:rPr>
                <w:b/>
              </w:rPr>
              <w:t>Imagen</w:t>
            </w:r>
            <w:r>
              <w:t xml:space="preserve"> 228116_i45</w:t>
            </w:r>
          </w:p>
        </w:tc>
      </w:tr>
      <w:tr w:rsidR="00F718CE" w14:paraId="55C7E2D0" w14:textId="77777777">
        <w:trPr>
          <w:trHeight w:val="420"/>
        </w:trPr>
        <w:tc>
          <w:tcPr>
            <w:tcW w:w="10402" w:type="dxa"/>
            <w:gridSpan w:val="2"/>
            <w:shd w:val="clear" w:color="auto" w:fill="auto"/>
            <w:tcMar>
              <w:top w:w="100" w:type="dxa"/>
              <w:left w:w="100" w:type="dxa"/>
              <w:bottom w:w="100" w:type="dxa"/>
              <w:right w:w="100" w:type="dxa"/>
            </w:tcMar>
          </w:tcPr>
          <w:p w14:paraId="0000027D" w14:textId="77777777" w:rsidR="00F718CE" w:rsidRPr="007B2861" w:rsidRDefault="00000000">
            <w:pPr>
              <w:pBdr>
                <w:top w:val="nil"/>
                <w:left w:val="nil"/>
                <w:bottom w:val="nil"/>
                <w:right w:val="nil"/>
                <w:between w:val="nil"/>
              </w:pBdr>
              <w:jc w:val="both"/>
            </w:pPr>
            <w:r w:rsidRPr="007B2861">
              <w:rPr>
                <w:b/>
              </w:rPr>
              <w:lastRenderedPageBreak/>
              <w:t xml:space="preserve">Compartir y almacenar información en internet: </w:t>
            </w:r>
            <w:r w:rsidRPr="007B2861">
              <w:t>almacene y comparta información en la nube de la computadora, para que pueda ahorrar espacio de almacenamiento en sus dispositivos, como computadoras portátiles, computadoras de mesa o teléfonos inteligentes.</w:t>
            </w:r>
          </w:p>
          <w:p w14:paraId="0000027E" w14:textId="77777777" w:rsidR="00F718CE" w:rsidRDefault="00F718CE">
            <w:pPr>
              <w:widowControl w:val="0"/>
              <w:rPr>
                <w:color w:val="999999"/>
              </w:rPr>
            </w:pPr>
          </w:p>
        </w:tc>
        <w:tc>
          <w:tcPr>
            <w:tcW w:w="3009" w:type="dxa"/>
            <w:shd w:val="clear" w:color="auto" w:fill="auto"/>
            <w:tcMar>
              <w:top w:w="100" w:type="dxa"/>
              <w:left w:w="100" w:type="dxa"/>
              <w:bottom w:w="100" w:type="dxa"/>
              <w:right w:w="100" w:type="dxa"/>
            </w:tcMar>
          </w:tcPr>
          <w:p w14:paraId="00000280" w14:textId="77777777" w:rsidR="00F718CE" w:rsidRDefault="00000000">
            <w:pPr>
              <w:widowControl w:val="0"/>
              <w:jc w:val="center"/>
            </w:pPr>
            <w:r>
              <w:rPr>
                <w:noProof/>
              </w:rPr>
              <w:drawing>
                <wp:inline distT="0" distB="0" distL="0" distR="0">
                  <wp:extent cx="1579991" cy="955644"/>
                  <wp:effectExtent l="0" t="0" r="0" b="0"/>
                  <wp:docPr id="845" name="image3.jpg" descr="Concepto de transferencia de datos. Los caracteres intercambian archivos a través del almacenamiento en la nube y el correo electrónico. Tecnologías y comunicaciones modernas. Dibujo vectorial plano colorido aislado en un fondo blanco"/>
                  <wp:cNvGraphicFramePr/>
                  <a:graphic xmlns:a="http://schemas.openxmlformats.org/drawingml/2006/main">
                    <a:graphicData uri="http://schemas.openxmlformats.org/drawingml/2006/picture">
                      <pic:pic xmlns:pic="http://schemas.openxmlformats.org/drawingml/2006/picture">
                        <pic:nvPicPr>
                          <pic:cNvPr id="0" name="image3.jpg" descr="Concepto de transferencia de datos. Los caracteres intercambian archivos a través del almacenamiento en la nube y el correo electrónico. Tecnologías y comunicaciones modernas. Dibujo vectorial plano colorido aislado en un fondo blanco"/>
                          <pic:cNvPicPr preferRelativeResize="0"/>
                        </pic:nvPicPr>
                        <pic:blipFill>
                          <a:blip r:embed="rId98"/>
                          <a:srcRect/>
                          <a:stretch>
                            <a:fillRect/>
                          </a:stretch>
                        </pic:blipFill>
                        <pic:spPr>
                          <a:xfrm>
                            <a:off x="0" y="0"/>
                            <a:ext cx="1579991" cy="955644"/>
                          </a:xfrm>
                          <a:prstGeom prst="rect">
                            <a:avLst/>
                          </a:prstGeom>
                          <a:ln/>
                        </pic:spPr>
                      </pic:pic>
                    </a:graphicData>
                  </a:graphic>
                </wp:inline>
              </w:drawing>
            </w:r>
          </w:p>
          <w:p w14:paraId="00000281" w14:textId="77777777" w:rsidR="00F718CE" w:rsidRDefault="00000000">
            <w:pPr>
              <w:widowControl w:val="0"/>
            </w:pPr>
            <w:r>
              <w:t xml:space="preserve">Imagen de referente (o similar): </w:t>
            </w:r>
            <w:hyperlink r:id="rId99">
              <w:r>
                <w:rPr>
                  <w:color w:val="0000FF"/>
                  <w:u w:val="single"/>
                </w:rPr>
                <w:t>https://www.shutterstock.com/image-vector/data-transfer-concept-characters-exchange-600w-2010455228.jpg</w:t>
              </w:r>
            </w:hyperlink>
            <w:r>
              <w:t xml:space="preserve">   </w:t>
            </w:r>
          </w:p>
          <w:p w14:paraId="00000282" w14:textId="77777777" w:rsidR="00F718CE" w:rsidRDefault="00000000">
            <w:pPr>
              <w:widowControl w:val="0"/>
            </w:pPr>
            <w:r>
              <w:rPr>
                <w:b/>
              </w:rPr>
              <w:t>Imagen</w:t>
            </w:r>
            <w:r>
              <w:t xml:space="preserve"> 228116_i46</w:t>
            </w:r>
          </w:p>
        </w:tc>
      </w:tr>
      <w:tr w:rsidR="00F718CE" w14:paraId="70551F2D" w14:textId="77777777">
        <w:trPr>
          <w:trHeight w:val="420"/>
        </w:trPr>
        <w:tc>
          <w:tcPr>
            <w:tcW w:w="10402" w:type="dxa"/>
            <w:gridSpan w:val="2"/>
            <w:shd w:val="clear" w:color="auto" w:fill="auto"/>
            <w:tcMar>
              <w:top w:w="100" w:type="dxa"/>
              <w:left w:w="100" w:type="dxa"/>
              <w:bottom w:w="100" w:type="dxa"/>
              <w:right w:w="100" w:type="dxa"/>
            </w:tcMar>
          </w:tcPr>
          <w:p w14:paraId="00000283" w14:textId="77777777" w:rsidR="00F718CE" w:rsidRDefault="00000000">
            <w:pPr>
              <w:pBdr>
                <w:top w:val="nil"/>
                <w:left w:val="nil"/>
                <w:bottom w:val="nil"/>
                <w:right w:val="nil"/>
                <w:between w:val="nil"/>
              </w:pBdr>
              <w:jc w:val="both"/>
            </w:pPr>
            <w:r>
              <w:rPr>
                <w:b/>
                <w:i/>
                <w:color w:val="000000"/>
              </w:rPr>
              <w:t>Presentation designer:</w:t>
            </w:r>
            <w:r>
              <w:rPr>
                <w:b/>
                <w:color w:val="000000"/>
              </w:rPr>
              <w:t xml:space="preserve"> </w:t>
            </w:r>
            <w:r>
              <w:rPr>
                <w:color w:val="000000"/>
              </w:rPr>
              <w:t>facilita el diseño de imágenes o formas que ayudan a explicar un contenido específico, como mapas conceptuales con definiciones de un tema o mapas de pensamiento con la capacidad de relacionar información clave relacionada con el tema. Son ampliamente utilizados en instituciones académicas.</w:t>
            </w:r>
          </w:p>
          <w:p w14:paraId="00000284" w14:textId="77777777" w:rsidR="00F718CE" w:rsidRDefault="00F718CE">
            <w:pPr>
              <w:widowControl w:val="0"/>
              <w:rPr>
                <w:color w:val="999999"/>
              </w:rPr>
            </w:pPr>
          </w:p>
        </w:tc>
        <w:tc>
          <w:tcPr>
            <w:tcW w:w="3009" w:type="dxa"/>
            <w:shd w:val="clear" w:color="auto" w:fill="auto"/>
            <w:tcMar>
              <w:top w:w="100" w:type="dxa"/>
              <w:left w:w="100" w:type="dxa"/>
              <w:bottom w:w="100" w:type="dxa"/>
              <w:right w:w="100" w:type="dxa"/>
            </w:tcMar>
          </w:tcPr>
          <w:p w14:paraId="00000286" w14:textId="77777777" w:rsidR="00F718CE" w:rsidRDefault="00000000">
            <w:pPr>
              <w:widowControl w:val="0"/>
              <w:jc w:val="center"/>
            </w:pPr>
            <w:r>
              <w:rPr>
                <w:noProof/>
              </w:rPr>
              <w:drawing>
                <wp:inline distT="0" distB="0" distL="0" distR="0">
                  <wp:extent cx="1492961" cy="777573"/>
                  <wp:effectExtent l="0" t="0" r="0" b="0"/>
                  <wp:docPr id="8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0"/>
                          <a:srcRect/>
                          <a:stretch>
                            <a:fillRect/>
                          </a:stretch>
                        </pic:blipFill>
                        <pic:spPr>
                          <a:xfrm>
                            <a:off x="0" y="0"/>
                            <a:ext cx="1492961" cy="777573"/>
                          </a:xfrm>
                          <a:prstGeom prst="rect">
                            <a:avLst/>
                          </a:prstGeom>
                          <a:ln/>
                        </pic:spPr>
                      </pic:pic>
                    </a:graphicData>
                  </a:graphic>
                </wp:inline>
              </w:drawing>
            </w:r>
          </w:p>
          <w:p w14:paraId="00000287" w14:textId="77777777" w:rsidR="00F718CE" w:rsidRDefault="00000000">
            <w:pPr>
              <w:widowControl w:val="0"/>
            </w:pPr>
            <w:r>
              <w:t xml:space="preserve">Imagen de referente (o similar): </w:t>
            </w:r>
            <w:hyperlink r:id="rId101">
              <w:r>
                <w:rPr>
                  <w:color w:val="0000FF"/>
                  <w:u w:val="single"/>
                </w:rPr>
                <w:t>http://educacion.editorialaces.com/wp-content/uploads/2020/10/Mapas-conceptuales-herramientas-de-</w:t>
              </w:r>
              <w:r>
                <w:rPr>
                  <w:color w:val="0000FF"/>
                  <w:u w:val="single"/>
                </w:rPr>
                <w:lastRenderedPageBreak/>
                <w:t>aprendizaje-ENTRADA.jpg</w:t>
              </w:r>
            </w:hyperlink>
            <w:r>
              <w:t xml:space="preserve">   </w:t>
            </w:r>
          </w:p>
          <w:p w14:paraId="00000288" w14:textId="77777777" w:rsidR="00F718CE" w:rsidRDefault="00000000">
            <w:pPr>
              <w:widowControl w:val="0"/>
            </w:pPr>
            <w:r>
              <w:rPr>
                <w:b/>
              </w:rPr>
              <w:t>Imagen</w:t>
            </w:r>
            <w:r>
              <w:t xml:space="preserve"> 228116_i47</w:t>
            </w:r>
          </w:p>
        </w:tc>
      </w:tr>
    </w:tbl>
    <w:p w14:paraId="00000289" w14:textId="77777777" w:rsidR="00F718CE" w:rsidRDefault="00F718CE">
      <w:pPr>
        <w:pBdr>
          <w:top w:val="nil"/>
          <w:left w:val="nil"/>
          <w:bottom w:val="nil"/>
          <w:right w:val="nil"/>
          <w:between w:val="nil"/>
        </w:pBdr>
        <w:ind w:left="284"/>
        <w:rPr>
          <w:b/>
          <w:color w:val="FF0000"/>
        </w:rPr>
      </w:pPr>
    </w:p>
    <w:p w14:paraId="0000028A" w14:textId="77777777" w:rsidR="00F718CE" w:rsidRDefault="00F718CE">
      <w:pPr>
        <w:pBdr>
          <w:top w:val="nil"/>
          <w:left w:val="nil"/>
          <w:bottom w:val="nil"/>
          <w:right w:val="nil"/>
          <w:between w:val="nil"/>
        </w:pBdr>
        <w:ind w:left="284"/>
        <w:rPr>
          <w:b/>
          <w:color w:val="FF0000"/>
        </w:rPr>
      </w:pPr>
    </w:p>
    <w:p w14:paraId="0000028B" w14:textId="77777777" w:rsidR="00F718CE" w:rsidRDefault="00000000">
      <w:pPr>
        <w:numPr>
          <w:ilvl w:val="0"/>
          <w:numId w:val="7"/>
        </w:numPr>
        <w:pBdr>
          <w:top w:val="nil"/>
          <w:left w:val="nil"/>
          <w:bottom w:val="nil"/>
          <w:right w:val="nil"/>
          <w:between w:val="nil"/>
        </w:pBdr>
        <w:ind w:left="284" w:hanging="284"/>
        <w:rPr>
          <w:b/>
        </w:rPr>
      </w:pPr>
      <w:r>
        <w:rPr>
          <w:b/>
        </w:rPr>
        <w:t xml:space="preserve">Alistamiento </w:t>
      </w:r>
    </w:p>
    <w:p w14:paraId="0000028C" w14:textId="77777777" w:rsidR="00F718CE" w:rsidRDefault="00F718CE">
      <w:pPr>
        <w:pBdr>
          <w:top w:val="nil"/>
          <w:left w:val="nil"/>
          <w:bottom w:val="nil"/>
          <w:right w:val="nil"/>
          <w:between w:val="nil"/>
        </w:pBdr>
        <w:ind w:left="284"/>
        <w:rPr>
          <w:b/>
        </w:rPr>
      </w:pPr>
    </w:p>
    <w:tbl>
      <w:tblPr>
        <w:tblStyle w:val="affffffffff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0C99E47B" w14:textId="77777777">
        <w:trPr>
          <w:trHeight w:val="444"/>
        </w:trPr>
        <w:tc>
          <w:tcPr>
            <w:tcW w:w="13422" w:type="dxa"/>
            <w:shd w:val="clear" w:color="auto" w:fill="8DB3E2"/>
          </w:tcPr>
          <w:p w14:paraId="0000028D"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06DF0227" w14:textId="77777777">
        <w:tc>
          <w:tcPr>
            <w:tcW w:w="13422" w:type="dxa"/>
          </w:tcPr>
          <w:p w14:paraId="0000028E" w14:textId="77777777" w:rsidR="00F718CE" w:rsidRDefault="00000000">
            <w:pPr>
              <w:jc w:val="both"/>
              <w:rPr>
                <w:color w:val="7F7F7F"/>
              </w:rPr>
            </w:pPr>
            <w:r>
              <w:t xml:space="preserve">En el alistamiento se deben de seguir una serie de pasos, los cuales nos permitirán entregar o brindar los servicios requeridos por los clientes. El primero es preparación de los equipos y </w:t>
            </w:r>
            <w:r>
              <w:rPr>
                <w:i/>
              </w:rPr>
              <w:t>software</w:t>
            </w:r>
            <w:r>
              <w:t xml:space="preserve">, el segundo, la instalación de las aplicaciones, teniendo en cuenta qué tipo de </w:t>
            </w:r>
            <w:r>
              <w:rPr>
                <w:i/>
              </w:rPr>
              <w:t xml:space="preserve">software </w:t>
            </w:r>
            <w:r>
              <w:t>se utiliza.</w:t>
            </w:r>
          </w:p>
        </w:tc>
      </w:tr>
    </w:tbl>
    <w:p w14:paraId="0000028F" w14:textId="77777777" w:rsidR="00F718CE" w:rsidRDefault="00F718CE">
      <w:pPr>
        <w:pBdr>
          <w:top w:val="nil"/>
          <w:left w:val="nil"/>
          <w:bottom w:val="nil"/>
          <w:right w:val="nil"/>
          <w:between w:val="nil"/>
        </w:pBdr>
        <w:ind w:left="284"/>
        <w:rPr>
          <w:b/>
        </w:rPr>
      </w:pPr>
    </w:p>
    <w:p w14:paraId="00000290" w14:textId="77777777" w:rsidR="00F718CE" w:rsidRDefault="00F718CE">
      <w:pPr>
        <w:pBdr>
          <w:top w:val="nil"/>
          <w:left w:val="nil"/>
          <w:bottom w:val="nil"/>
          <w:right w:val="nil"/>
          <w:between w:val="nil"/>
        </w:pBdr>
        <w:ind w:left="284"/>
        <w:rPr>
          <w:b/>
        </w:rPr>
      </w:pPr>
    </w:p>
    <w:p w14:paraId="00000291" w14:textId="77777777" w:rsidR="00F718CE" w:rsidRDefault="00F718CE">
      <w:pPr>
        <w:pBdr>
          <w:top w:val="nil"/>
          <w:left w:val="nil"/>
          <w:bottom w:val="nil"/>
          <w:right w:val="nil"/>
          <w:between w:val="nil"/>
        </w:pBdr>
        <w:ind w:left="284"/>
        <w:rPr>
          <w:b/>
        </w:rPr>
      </w:pPr>
    </w:p>
    <w:p w14:paraId="00000292" w14:textId="77777777" w:rsidR="00F718CE" w:rsidRDefault="00F718CE">
      <w:pPr>
        <w:pBdr>
          <w:top w:val="nil"/>
          <w:left w:val="nil"/>
          <w:bottom w:val="nil"/>
          <w:right w:val="nil"/>
          <w:between w:val="nil"/>
        </w:pBdr>
        <w:ind w:left="284"/>
        <w:rPr>
          <w:b/>
        </w:rPr>
      </w:pPr>
    </w:p>
    <w:bookmarkStart w:id="10" w:name="_heading=h.3znysh7" w:colFirst="0" w:colLast="0"/>
    <w:bookmarkEnd w:id="10"/>
    <w:p w14:paraId="00000293" w14:textId="497D0DD6" w:rsidR="00F718CE" w:rsidRDefault="00000000">
      <w:pPr>
        <w:rPr>
          <w:b/>
        </w:rPr>
      </w:pPr>
      <w:sdt>
        <w:sdtPr>
          <w:tag w:val="goog_rdk_54"/>
          <w:id w:val="1757704306"/>
          <w:showingPlcHdr/>
        </w:sdtPr>
        <w:sdtContent>
          <w:r w:rsidR="007B2861">
            <w:t xml:space="preserve">     </w:t>
          </w:r>
        </w:sdtContent>
      </w:sdt>
      <w:r>
        <w:rPr>
          <w:b/>
        </w:rPr>
        <w:t xml:space="preserve">Tipo de </w:t>
      </w:r>
      <w:r>
        <w:rPr>
          <w:b/>
          <w:i/>
        </w:rPr>
        <w:t>software</w:t>
      </w:r>
      <w:r>
        <w:rPr>
          <w:b/>
        </w:rPr>
        <w:t xml:space="preserve"> asociado</w:t>
      </w:r>
    </w:p>
    <w:p w14:paraId="00000294" w14:textId="77777777" w:rsidR="00F718CE" w:rsidRDefault="00F718CE">
      <w:pPr>
        <w:rPr>
          <w:b/>
        </w:rPr>
      </w:pPr>
    </w:p>
    <w:tbl>
      <w:tblPr>
        <w:tblStyle w:val="afffffff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F718CE" w14:paraId="085532D9" w14:textId="77777777">
        <w:trPr>
          <w:trHeight w:val="580"/>
        </w:trPr>
        <w:tc>
          <w:tcPr>
            <w:tcW w:w="1534" w:type="dxa"/>
            <w:shd w:val="clear" w:color="auto" w:fill="C9DAF8"/>
            <w:tcMar>
              <w:top w:w="100" w:type="dxa"/>
              <w:left w:w="100" w:type="dxa"/>
              <w:bottom w:w="100" w:type="dxa"/>
              <w:right w:w="100" w:type="dxa"/>
            </w:tcMar>
          </w:tcPr>
          <w:p w14:paraId="00000295" w14:textId="77777777" w:rsidR="00F718CE" w:rsidRDefault="00000000">
            <w:pPr>
              <w:widowControl w:val="0"/>
              <w:jc w:val="center"/>
              <w:rPr>
                <w:b/>
              </w:rPr>
            </w:pPr>
            <w:r>
              <w:rPr>
                <w:b/>
              </w:rPr>
              <w:t>Tipo de recurso</w:t>
            </w:r>
          </w:p>
        </w:tc>
        <w:tc>
          <w:tcPr>
            <w:tcW w:w="11878" w:type="dxa"/>
            <w:shd w:val="clear" w:color="auto" w:fill="C9DAF8"/>
            <w:tcMar>
              <w:top w:w="100" w:type="dxa"/>
              <w:left w:w="100" w:type="dxa"/>
              <w:bottom w:w="100" w:type="dxa"/>
              <w:right w:w="100" w:type="dxa"/>
            </w:tcMar>
          </w:tcPr>
          <w:p w14:paraId="00000296" w14:textId="77777777" w:rsidR="00F718CE" w:rsidRDefault="00000000">
            <w:pPr>
              <w:keepNext/>
              <w:keepLines/>
              <w:widowControl w:val="0"/>
              <w:pBdr>
                <w:top w:val="nil"/>
                <w:left w:val="nil"/>
                <w:bottom w:val="nil"/>
                <w:right w:val="nil"/>
                <w:between w:val="nil"/>
              </w:pBdr>
              <w:spacing w:after="60" w:line="276" w:lineRule="auto"/>
              <w:jc w:val="center"/>
              <w:rPr>
                <w:color w:val="000000"/>
              </w:rPr>
            </w:pPr>
            <w:r>
              <w:rPr>
                <w:color w:val="000000"/>
              </w:rPr>
              <w:t>Acordeón tipo 2</w:t>
            </w:r>
          </w:p>
        </w:tc>
      </w:tr>
      <w:tr w:rsidR="00F718CE" w14:paraId="478C6036" w14:textId="77777777">
        <w:trPr>
          <w:trHeight w:val="420"/>
        </w:trPr>
        <w:tc>
          <w:tcPr>
            <w:tcW w:w="1534" w:type="dxa"/>
            <w:shd w:val="clear" w:color="auto" w:fill="auto"/>
            <w:tcMar>
              <w:top w:w="100" w:type="dxa"/>
              <w:left w:w="100" w:type="dxa"/>
              <w:bottom w:w="100" w:type="dxa"/>
              <w:right w:w="100" w:type="dxa"/>
            </w:tcMar>
          </w:tcPr>
          <w:p w14:paraId="00000297" w14:textId="77777777" w:rsidR="00F718CE" w:rsidRDefault="00000000">
            <w:pPr>
              <w:widowControl w:val="0"/>
              <w:rPr>
                <w:b/>
              </w:rPr>
            </w:pPr>
            <w:bookmarkStart w:id="11" w:name="_heading=h.1t3h5sf" w:colFirst="0" w:colLast="0"/>
            <w:bookmarkEnd w:id="11"/>
            <w:r>
              <w:rPr>
                <w:b/>
              </w:rPr>
              <w:t>Introducción</w:t>
            </w:r>
          </w:p>
        </w:tc>
        <w:tc>
          <w:tcPr>
            <w:tcW w:w="11878" w:type="dxa"/>
            <w:shd w:val="clear" w:color="auto" w:fill="auto"/>
            <w:tcMar>
              <w:top w:w="100" w:type="dxa"/>
              <w:left w:w="100" w:type="dxa"/>
              <w:bottom w:w="100" w:type="dxa"/>
              <w:right w:w="100" w:type="dxa"/>
            </w:tcMar>
          </w:tcPr>
          <w:p w14:paraId="00000298" w14:textId="77777777" w:rsidR="00F718CE" w:rsidRDefault="00000000">
            <w:pPr>
              <w:widowControl w:val="0"/>
              <w:rPr>
                <w:color w:val="999999"/>
              </w:rPr>
            </w:pPr>
            <w:r>
              <w:t xml:space="preserve">Hay tres grupos de tipos de </w:t>
            </w:r>
            <w:r>
              <w:rPr>
                <w:i/>
              </w:rPr>
              <w:t>software</w:t>
            </w:r>
            <w:r>
              <w:t xml:space="preserve"> asociados importantes y se dividen en estos componentes de computadora:</w:t>
            </w:r>
          </w:p>
        </w:tc>
      </w:tr>
      <w:tr w:rsidR="00F718CE" w14:paraId="6F53C5FD" w14:textId="77777777">
        <w:trPr>
          <w:trHeight w:val="420"/>
        </w:trPr>
        <w:tc>
          <w:tcPr>
            <w:tcW w:w="13412" w:type="dxa"/>
            <w:gridSpan w:val="2"/>
            <w:shd w:val="clear" w:color="auto" w:fill="auto"/>
            <w:tcMar>
              <w:top w:w="100" w:type="dxa"/>
              <w:left w:w="100" w:type="dxa"/>
              <w:bottom w:w="100" w:type="dxa"/>
              <w:right w:w="100" w:type="dxa"/>
            </w:tcMar>
          </w:tcPr>
          <w:p w14:paraId="00000299" w14:textId="77777777" w:rsidR="00F718CE" w:rsidRDefault="00000000">
            <w:pPr>
              <w:widowControl w:val="0"/>
              <w:jc w:val="center"/>
              <w:rPr>
                <w:color w:val="999999"/>
              </w:rPr>
            </w:pPr>
            <w:r>
              <w:rPr>
                <w:color w:val="999999"/>
              </w:rPr>
              <w:lastRenderedPageBreak/>
              <w:t>c</w:t>
            </w:r>
            <w:r>
              <w:rPr>
                <w:noProof/>
              </w:rPr>
              <w:drawing>
                <wp:inline distT="0" distB="0" distL="0" distR="0">
                  <wp:extent cx="1891819" cy="1443349"/>
                  <wp:effectExtent l="0" t="0" r="0" b="0"/>
                  <wp:docPr id="847" name="image31.jpg" descr="Personajes modernos de negocios interactuando con gráficos y analizando estadísticas. Software de seguimiento de clientes, visualización de datos. Concepto de trabajo de oficina, asociación de equipo. Ilustración vectorial plana."/>
                  <wp:cNvGraphicFramePr/>
                  <a:graphic xmlns:a="http://schemas.openxmlformats.org/drawingml/2006/main">
                    <a:graphicData uri="http://schemas.openxmlformats.org/drawingml/2006/picture">
                      <pic:pic xmlns:pic="http://schemas.openxmlformats.org/drawingml/2006/picture">
                        <pic:nvPicPr>
                          <pic:cNvPr id="0" name="image31.jpg" descr="Personajes modernos de negocios interactuando con gráficos y analizando estadísticas. Software de seguimiento de clientes, visualización de datos. Concepto de trabajo de oficina, asociación de equipo. Ilustración vectorial plana."/>
                          <pic:cNvPicPr preferRelativeResize="0"/>
                        </pic:nvPicPr>
                        <pic:blipFill>
                          <a:blip r:embed="rId102"/>
                          <a:srcRect/>
                          <a:stretch>
                            <a:fillRect/>
                          </a:stretch>
                        </pic:blipFill>
                        <pic:spPr>
                          <a:xfrm>
                            <a:off x="0" y="0"/>
                            <a:ext cx="1891819" cy="1443349"/>
                          </a:xfrm>
                          <a:prstGeom prst="rect">
                            <a:avLst/>
                          </a:prstGeom>
                          <a:ln/>
                        </pic:spPr>
                      </pic:pic>
                    </a:graphicData>
                  </a:graphic>
                </wp:inline>
              </w:drawing>
            </w:r>
          </w:p>
          <w:p w14:paraId="0000029A" w14:textId="77777777" w:rsidR="00F718CE" w:rsidRDefault="00F718CE">
            <w:pPr>
              <w:widowControl w:val="0"/>
              <w:jc w:val="center"/>
            </w:pPr>
          </w:p>
          <w:p w14:paraId="0000029B" w14:textId="77777777" w:rsidR="00F718CE" w:rsidRDefault="00000000">
            <w:pPr>
              <w:widowControl w:val="0"/>
            </w:pPr>
            <w:r>
              <w:t xml:space="preserve">Imagen de referente (o similar): </w:t>
            </w:r>
            <w:hyperlink r:id="rId103">
              <w:r>
                <w:rPr>
                  <w:color w:val="0000FF"/>
                  <w:u w:val="single"/>
                </w:rPr>
                <w:t>https://www.shutterstock.com/image-vector/modern-businessmen-characters-interacting-charts-600w-1507826993.jpg</w:t>
              </w:r>
            </w:hyperlink>
            <w:r>
              <w:t xml:space="preserve">    </w:t>
            </w:r>
          </w:p>
          <w:p w14:paraId="0000029C" w14:textId="77777777" w:rsidR="00F718CE" w:rsidRDefault="00000000">
            <w:pPr>
              <w:widowControl w:val="0"/>
              <w:rPr>
                <w:b/>
              </w:rPr>
            </w:pPr>
            <w:r>
              <w:rPr>
                <w:b/>
              </w:rPr>
              <w:t>Imagen</w:t>
            </w:r>
            <w:r>
              <w:t xml:space="preserve"> 228116_i48</w:t>
            </w:r>
          </w:p>
        </w:tc>
      </w:tr>
      <w:tr w:rsidR="00F718CE" w14:paraId="7BDF7AF6" w14:textId="77777777">
        <w:trPr>
          <w:trHeight w:val="420"/>
        </w:trPr>
        <w:tc>
          <w:tcPr>
            <w:tcW w:w="13412" w:type="dxa"/>
            <w:gridSpan w:val="2"/>
            <w:shd w:val="clear" w:color="auto" w:fill="auto"/>
            <w:tcMar>
              <w:top w:w="100" w:type="dxa"/>
              <w:left w:w="100" w:type="dxa"/>
              <w:bottom w:w="100" w:type="dxa"/>
              <w:right w:w="100" w:type="dxa"/>
            </w:tcMar>
          </w:tcPr>
          <w:p w14:paraId="0000029E" w14:textId="77777777" w:rsidR="00F718CE" w:rsidRPr="007B2861" w:rsidRDefault="00000000">
            <w:pPr>
              <w:pBdr>
                <w:top w:val="nil"/>
                <w:left w:val="nil"/>
                <w:bottom w:val="nil"/>
                <w:right w:val="nil"/>
                <w:between w:val="nil"/>
              </w:pBdr>
              <w:tabs>
                <w:tab w:val="left" w:pos="851"/>
              </w:tabs>
              <w:rPr>
                <w:b/>
              </w:rPr>
            </w:pPr>
            <w:r w:rsidRPr="007B2861">
              <w:rPr>
                <w:b/>
                <w:i/>
              </w:rPr>
              <w:t>Software</w:t>
            </w:r>
            <w:r w:rsidRPr="007B2861">
              <w:rPr>
                <w:b/>
              </w:rPr>
              <w:t xml:space="preserve"> del sistema</w:t>
            </w:r>
          </w:p>
          <w:p w14:paraId="0000029F" w14:textId="77777777" w:rsidR="00F718CE" w:rsidRPr="007B2861" w:rsidRDefault="00000000">
            <w:pPr>
              <w:pBdr>
                <w:top w:val="nil"/>
                <w:left w:val="nil"/>
                <w:bottom w:val="nil"/>
                <w:right w:val="nil"/>
                <w:between w:val="nil"/>
              </w:pBdr>
              <w:tabs>
                <w:tab w:val="left" w:pos="851"/>
              </w:tabs>
              <w:jc w:val="both"/>
            </w:pPr>
            <w:r w:rsidRPr="007B2861">
              <w:t xml:space="preserve">La gama de programas preinstalados en una computadora o sistema informático se denomina </w:t>
            </w:r>
            <w:r w:rsidRPr="007B2861">
              <w:rPr>
                <w:i/>
              </w:rPr>
              <w:t>software</w:t>
            </w:r>
            <w:r w:rsidRPr="007B2861">
              <w:t xml:space="preserve"> de sistema o </w:t>
            </w:r>
            <w:r w:rsidRPr="007B2861">
              <w:rPr>
                <w:i/>
              </w:rPr>
              <w:t>software</w:t>
            </w:r>
            <w:r w:rsidRPr="007B2861">
              <w:t xml:space="preserve"> base, que permite la interacción con el sistema operativo (el </w:t>
            </w:r>
            <w:r w:rsidRPr="007B2861">
              <w:rPr>
                <w:i/>
              </w:rPr>
              <w:t>software</w:t>
            </w:r>
            <w:r w:rsidRPr="007B2861">
              <w:t xml:space="preserve"> que controla el funcionamiento de todo el sistema y lo mantiene en funcionamiento) para dar soporte a otros programas y proporcionar control digital del </w:t>
            </w:r>
            <w:r w:rsidRPr="007B2861">
              <w:rPr>
                <w:i/>
              </w:rPr>
              <w:t>hardware</w:t>
            </w:r>
            <w:r w:rsidRPr="007B2861">
              <w:t>.</w:t>
            </w:r>
          </w:p>
          <w:p w14:paraId="000002A0" w14:textId="77777777" w:rsidR="00F718CE" w:rsidRPr="007B2861" w:rsidRDefault="00000000">
            <w:pPr>
              <w:pBdr>
                <w:top w:val="nil"/>
                <w:left w:val="nil"/>
                <w:bottom w:val="nil"/>
                <w:right w:val="nil"/>
                <w:between w:val="nil"/>
              </w:pBdr>
              <w:tabs>
                <w:tab w:val="left" w:pos="851"/>
              </w:tabs>
              <w:jc w:val="both"/>
            </w:pPr>
            <w:r w:rsidRPr="007B2861">
              <w:t xml:space="preserve">No debe confundirse con el </w:t>
            </w:r>
            <w:r w:rsidRPr="007B2861">
              <w:rPr>
                <w:i/>
              </w:rPr>
              <w:t>software</w:t>
            </w:r>
            <w:r w:rsidRPr="007B2861">
              <w:t xml:space="preserve"> básico, que suele ser muy simple, inaccesible para la mayoría de los usuarios y controla el potencial físico de la computadora de acuerdo con las instrucciones del sistema operativo.</w:t>
            </w:r>
          </w:p>
          <w:p w14:paraId="000002A1" w14:textId="77777777" w:rsidR="00F718CE" w:rsidRPr="007B2861" w:rsidRDefault="00F718CE">
            <w:pPr>
              <w:pBdr>
                <w:top w:val="nil"/>
                <w:left w:val="nil"/>
                <w:bottom w:val="nil"/>
                <w:right w:val="nil"/>
                <w:between w:val="nil"/>
              </w:pBdr>
              <w:tabs>
                <w:tab w:val="left" w:pos="851"/>
              </w:tabs>
              <w:jc w:val="both"/>
            </w:pPr>
          </w:p>
          <w:p w14:paraId="000002A2" w14:textId="77777777" w:rsidR="00F718CE" w:rsidRPr="007B2861" w:rsidRDefault="00000000">
            <w:pPr>
              <w:pBdr>
                <w:top w:val="nil"/>
                <w:left w:val="nil"/>
                <w:bottom w:val="nil"/>
                <w:right w:val="nil"/>
                <w:between w:val="nil"/>
              </w:pBdr>
              <w:tabs>
                <w:tab w:val="left" w:pos="851"/>
              </w:tabs>
              <w:jc w:val="both"/>
            </w:pPr>
            <w:r w:rsidRPr="007B2861">
              <w:t xml:space="preserve">Por ejemplo, diferentes sistemas operativos pueden administrar el mismo </w:t>
            </w:r>
            <w:r w:rsidRPr="007B2861">
              <w:rPr>
                <w:i/>
              </w:rPr>
              <w:t>software</w:t>
            </w:r>
            <w:r w:rsidRPr="007B2861">
              <w:t xml:space="preserve"> subyacente, porque son presentaciones comerciales de programas que administran el </w:t>
            </w:r>
            <w:r w:rsidRPr="007B2861">
              <w:rPr>
                <w:i/>
              </w:rPr>
              <w:t>software</w:t>
            </w:r>
            <w:r w:rsidRPr="007B2861">
              <w:t xml:space="preserve"> del sistema de una forma u otra. Sin embargo, en muchos casos los dos términos se usan indistintamente.</w:t>
            </w:r>
          </w:p>
          <w:p w14:paraId="000002A3" w14:textId="77777777" w:rsidR="00F718CE" w:rsidRPr="007B2861" w:rsidRDefault="00F718CE">
            <w:pPr>
              <w:pBdr>
                <w:top w:val="nil"/>
                <w:left w:val="nil"/>
                <w:bottom w:val="nil"/>
                <w:right w:val="nil"/>
                <w:between w:val="nil"/>
              </w:pBdr>
              <w:tabs>
                <w:tab w:val="left" w:pos="851"/>
              </w:tabs>
              <w:jc w:val="both"/>
            </w:pPr>
          </w:p>
          <w:p w14:paraId="000002A4" w14:textId="77777777" w:rsidR="00F718CE" w:rsidRPr="007B2861" w:rsidRDefault="00000000">
            <w:pPr>
              <w:pBdr>
                <w:top w:val="nil"/>
                <w:left w:val="nil"/>
                <w:bottom w:val="nil"/>
                <w:right w:val="nil"/>
                <w:between w:val="nil"/>
              </w:pBdr>
              <w:tabs>
                <w:tab w:val="left" w:pos="851"/>
              </w:tabs>
              <w:jc w:val="both"/>
            </w:pPr>
            <w:r w:rsidRPr="007B2861">
              <w:t xml:space="preserve">Las funciones principales del </w:t>
            </w:r>
            <w:r w:rsidRPr="007B2861">
              <w:rPr>
                <w:i/>
              </w:rPr>
              <w:t>software</w:t>
            </w:r>
            <w:r w:rsidRPr="007B2861">
              <w:t xml:space="preserve"> del sistema incluyen el control de transferencia de recursos, la gestión de la memoria RAM, el acceso a dispositivos externos o discos duros, en resumen, sin estas funciones ningún sistema puede marchar correctamente.</w:t>
            </w:r>
          </w:p>
        </w:tc>
      </w:tr>
      <w:tr w:rsidR="00F718CE" w14:paraId="477D198A" w14:textId="77777777">
        <w:trPr>
          <w:trHeight w:val="420"/>
        </w:trPr>
        <w:tc>
          <w:tcPr>
            <w:tcW w:w="13412" w:type="dxa"/>
            <w:gridSpan w:val="2"/>
            <w:shd w:val="clear" w:color="auto" w:fill="auto"/>
            <w:tcMar>
              <w:top w:w="100" w:type="dxa"/>
              <w:left w:w="100" w:type="dxa"/>
              <w:bottom w:w="100" w:type="dxa"/>
              <w:right w:w="100" w:type="dxa"/>
            </w:tcMar>
          </w:tcPr>
          <w:p w14:paraId="000002A6" w14:textId="77777777" w:rsidR="00F718CE" w:rsidRPr="007B2861" w:rsidRDefault="00000000">
            <w:pPr>
              <w:pBdr>
                <w:top w:val="nil"/>
                <w:left w:val="nil"/>
                <w:bottom w:val="nil"/>
                <w:right w:val="nil"/>
                <w:between w:val="nil"/>
              </w:pBdr>
              <w:tabs>
                <w:tab w:val="left" w:pos="851"/>
              </w:tabs>
              <w:jc w:val="both"/>
            </w:pPr>
            <w:r w:rsidRPr="007B2861">
              <w:rPr>
                <w:b/>
              </w:rPr>
              <w:t xml:space="preserve">Programación de </w:t>
            </w:r>
            <w:r w:rsidRPr="007B2861">
              <w:rPr>
                <w:b/>
                <w:i/>
              </w:rPr>
              <w:t>software</w:t>
            </w:r>
          </w:p>
          <w:p w14:paraId="000002A7" w14:textId="77777777" w:rsidR="00F718CE" w:rsidRPr="007B2861" w:rsidRDefault="00000000">
            <w:pPr>
              <w:pBdr>
                <w:top w:val="nil"/>
                <w:left w:val="nil"/>
                <w:bottom w:val="nil"/>
                <w:right w:val="nil"/>
                <w:between w:val="nil"/>
              </w:pBdr>
              <w:tabs>
                <w:tab w:val="left" w:pos="851"/>
              </w:tabs>
              <w:jc w:val="both"/>
            </w:pPr>
            <w:r w:rsidRPr="007B2861">
              <w:t xml:space="preserve">Un lenguaje de programación o </w:t>
            </w:r>
            <w:r w:rsidRPr="007B2861">
              <w:rPr>
                <w:i/>
              </w:rPr>
              <w:t>software</w:t>
            </w:r>
            <w:r w:rsidRPr="007B2861">
              <w:t xml:space="preserve"> de programación es el nombre que se le da a los programas que permiten crear y desarrollar otros programas informáticos. Se llaman así porque contienen lenguajes formales o protocolos para organizar procesos algorítmicos y </w:t>
            </w:r>
            <w:r w:rsidRPr="007B2861">
              <w:lastRenderedPageBreak/>
              <w:t xml:space="preserve">lógicos que, luego son realizados por sistemas informáticos para lograr diversos objetivos. Con este tipo de </w:t>
            </w:r>
            <w:r w:rsidRPr="007B2861">
              <w:rPr>
                <w:i/>
              </w:rPr>
              <w:t>software</w:t>
            </w:r>
            <w:r w:rsidRPr="007B2861">
              <w:t xml:space="preserve"> se pueden crear uno a uno </w:t>
            </w:r>
            <w:r w:rsidRPr="007B2861">
              <w:rPr>
                <w:i/>
              </w:rPr>
              <w:t>software</w:t>
            </w:r>
            <w:r w:rsidRPr="007B2861">
              <w:t xml:space="preserve"> de aplicación, </w:t>
            </w:r>
            <w:r w:rsidRPr="007B2861">
              <w:rPr>
                <w:i/>
              </w:rPr>
              <w:t>software</w:t>
            </w:r>
            <w:r w:rsidRPr="007B2861">
              <w:t xml:space="preserve"> de sistema e, incluso, otros lenguajes de programación.</w:t>
            </w:r>
          </w:p>
        </w:tc>
      </w:tr>
      <w:tr w:rsidR="00F718CE" w14:paraId="2549ABCF" w14:textId="77777777">
        <w:trPr>
          <w:trHeight w:val="420"/>
        </w:trPr>
        <w:tc>
          <w:tcPr>
            <w:tcW w:w="13412" w:type="dxa"/>
            <w:gridSpan w:val="2"/>
            <w:shd w:val="clear" w:color="auto" w:fill="auto"/>
            <w:tcMar>
              <w:top w:w="100" w:type="dxa"/>
              <w:left w:w="100" w:type="dxa"/>
              <w:bottom w:w="100" w:type="dxa"/>
              <w:right w:w="100" w:type="dxa"/>
            </w:tcMar>
          </w:tcPr>
          <w:p w14:paraId="000002A9" w14:textId="77777777" w:rsidR="00F718CE" w:rsidRDefault="00000000">
            <w:pPr>
              <w:pBdr>
                <w:top w:val="nil"/>
                <w:left w:val="nil"/>
                <w:bottom w:val="nil"/>
                <w:right w:val="nil"/>
                <w:between w:val="nil"/>
              </w:pBdr>
              <w:tabs>
                <w:tab w:val="left" w:pos="851"/>
              </w:tabs>
              <w:jc w:val="both"/>
              <w:rPr>
                <w:b/>
                <w:color w:val="000000"/>
              </w:rPr>
            </w:pPr>
            <w:r>
              <w:rPr>
                <w:b/>
                <w:i/>
                <w:color w:val="000000"/>
              </w:rPr>
              <w:lastRenderedPageBreak/>
              <w:t>Software</w:t>
            </w:r>
            <w:r>
              <w:rPr>
                <w:b/>
                <w:color w:val="000000"/>
              </w:rPr>
              <w:t xml:space="preserve"> de aplicación</w:t>
            </w:r>
          </w:p>
          <w:p w14:paraId="000002AA" w14:textId="77777777" w:rsidR="00F718CE" w:rsidRDefault="00000000">
            <w:pPr>
              <w:pBdr>
                <w:top w:val="nil"/>
                <w:left w:val="nil"/>
                <w:bottom w:val="nil"/>
                <w:right w:val="nil"/>
                <w:between w:val="nil"/>
              </w:pBdr>
              <w:tabs>
                <w:tab w:val="left" w:pos="851"/>
              </w:tabs>
              <w:jc w:val="both"/>
              <w:rPr>
                <w:color w:val="999999"/>
              </w:rPr>
            </w:pPr>
            <w:r>
              <w:rPr>
                <w:color w:val="000000"/>
              </w:rPr>
              <w:t xml:space="preserve">Se entiende por </w:t>
            </w:r>
            <w:r>
              <w:rPr>
                <w:i/>
                <w:color w:val="000000"/>
              </w:rPr>
              <w:t>software</w:t>
            </w:r>
            <w:r>
              <w:rPr>
                <w:color w:val="000000"/>
              </w:rPr>
              <w:t xml:space="preserve"> de aplicación todos los programas que no están relacionados con el funcionamiento de la computadora, pero que se instalan en el sistema para realizar una función específica y definida: herramientas de trabajo, tales como hojas de cálculo, procesadores de texto, programas de diseño gráfico; programas de entretenimiento como videojuegos, reproducción de audio o video, o </w:t>
            </w:r>
            <w:r>
              <w:rPr>
                <w:i/>
                <w:color w:val="000000"/>
              </w:rPr>
              <w:t>software</w:t>
            </w:r>
            <w:r>
              <w:rPr>
                <w:color w:val="000000"/>
              </w:rPr>
              <w:t xml:space="preserve"> de información simple como enciclopedias digitales, navegadores de internet, etc.</w:t>
            </w:r>
          </w:p>
        </w:tc>
      </w:tr>
    </w:tbl>
    <w:p w14:paraId="000002AC" w14:textId="77777777" w:rsidR="00F718CE" w:rsidRDefault="00F718CE">
      <w:pPr>
        <w:rPr>
          <w:b/>
        </w:rPr>
      </w:pPr>
    </w:p>
    <w:p w14:paraId="000002AD" w14:textId="77777777" w:rsidR="00F718CE" w:rsidRDefault="00F718CE">
      <w:pPr>
        <w:rPr>
          <w:b/>
        </w:rPr>
      </w:pPr>
    </w:p>
    <w:p w14:paraId="000002AE" w14:textId="77777777" w:rsidR="00F718CE" w:rsidRDefault="00000000">
      <w:pPr>
        <w:rPr>
          <w:b/>
        </w:rPr>
      </w:pPr>
      <w:r>
        <w:rPr>
          <w:b/>
        </w:rPr>
        <w:t xml:space="preserve">Ejemplos de </w:t>
      </w:r>
      <w:r>
        <w:rPr>
          <w:b/>
          <w:i/>
        </w:rPr>
        <w:t>software</w:t>
      </w:r>
      <w:r>
        <w:rPr>
          <w:b/>
        </w:rPr>
        <w:t xml:space="preserve"> del sistema</w:t>
      </w:r>
    </w:p>
    <w:p w14:paraId="000002AF" w14:textId="77777777" w:rsidR="00F718CE" w:rsidRDefault="00F718CE">
      <w:pPr>
        <w:rPr>
          <w:b/>
        </w:rPr>
      </w:pPr>
    </w:p>
    <w:tbl>
      <w:tblPr>
        <w:tblStyle w:val="afffffff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F718CE" w14:paraId="1650F486" w14:textId="77777777">
        <w:trPr>
          <w:trHeight w:val="460"/>
        </w:trPr>
        <w:tc>
          <w:tcPr>
            <w:tcW w:w="1731" w:type="dxa"/>
            <w:shd w:val="clear" w:color="auto" w:fill="C9DAF8"/>
            <w:tcMar>
              <w:top w:w="100" w:type="dxa"/>
              <w:left w:w="100" w:type="dxa"/>
              <w:bottom w:w="100" w:type="dxa"/>
              <w:right w:w="100" w:type="dxa"/>
            </w:tcMar>
          </w:tcPr>
          <w:p w14:paraId="000002B0" w14:textId="77777777" w:rsidR="00F718CE" w:rsidRDefault="00000000">
            <w:pPr>
              <w:widowControl w:val="0"/>
              <w:jc w:val="center"/>
              <w:rPr>
                <w:b/>
              </w:rPr>
            </w:pPr>
            <w:r>
              <w:rPr>
                <w:b/>
              </w:rPr>
              <w:t>Tipo de recurso</w:t>
            </w:r>
          </w:p>
        </w:tc>
        <w:tc>
          <w:tcPr>
            <w:tcW w:w="11681" w:type="dxa"/>
            <w:gridSpan w:val="2"/>
            <w:shd w:val="clear" w:color="auto" w:fill="C9DAF8"/>
            <w:tcMar>
              <w:top w:w="100" w:type="dxa"/>
              <w:left w:w="100" w:type="dxa"/>
              <w:bottom w:w="100" w:type="dxa"/>
              <w:right w:w="100" w:type="dxa"/>
            </w:tcMar>
          </w:tcPr>
          <w:p w14:paraId="000002B1" w14:textId="77777777" w:rsidR="00F718CE" w:rsidRDefault="00000000">
            <w:pPr>
              <w:keepNext/>
              <w:keepLines/>
              <w:widowControl w:val="0"/>
              <w:pBdr>
                <w:top w:val="nil"/>
                <w:left w:val="nil"/>
                <w:bottom w:val="nil"/>
                <w:right w:val="nil"/>
                <w:between w:val="nil"/>
              </w:pBdr>
              <w:spacing w:after="60" w:line="276" w:lineRule="auto"/>
              <w:jc w:val="center"/>
              <w:rPr>
                <w:color w:val="000000"/>
              </w:rPr>
            </w:pPr>
            <w:bookmarkStart w:id="12" w:name="_heading=h.2et92p0" w:colFirst="0" w:colLast="0"/>
            <w:bookmarkEnd w:id="12"/>
            <w:r>
              <w:rPr>
                <w:color w:val="000000"/>
              </w:rPr>
              <w:t>Infografía interactiva Punto caliente</w:t>
            </w:r>
          </w:p>
        </w:tc>
      </w:tr>
      <w:tr w:rsidR="00F718CE" w14:paraId="3AC187BB" w14:textId="77777777">
        <w:trPr>
          <w:trHeight w:val="420"/>
        </w:trPr>
        <w:tc>
          <w:tcPr>
            <w:tcW w:w="1731" w:type="dxa"/>
            <w:shd w:val="clear" w:color="auto" w:fill="auto"/>
            <w:tcMar>
              <w:top w:w="100" w:type="dxa"/>
              <w:left w:w="100" w:type="dxa"/>
              <w:bottom w:w="100" w:type="dxa"/>
              <w:right w:w="100" w:type="dxa"/>
            </w:tcMar>
          </w:tcPr>
          <w:p w14:paraId="000002B3" w14:textId="77777777" w:rsidR="00F718CE" w:rsidRDefault="00000000">
            <w:pPr>
              <w:widowControl w:val="0"/>
              <w:rPr>
                <w:b/>
              </w:rPr>
            </w:pPr>
            <w:r>
              <w:rPr>
                <w:b/>
              </w:rPr>
              <w:t>Texto introductorio</w:t>
            </w:r>
          </w:p>
        </w:tc>
        <w:tc>
          <w:tcPr>
            <w:tcW w:w="11681" w:type="dxa"/>
            <w:gridSpan w:val="2"/>
            <w:shd w:val="clear" w:color="auto" w:fill="auto"/>
            <w:tcMar>
              <w:top w:w="100" w:type="dxa"/>
              <w:left w:w="100" w:type="dxa"/>
              <w:bottom w:w="100" w:type="dxa"/>
              <w:right w:w="100" w:type="dxa"/>
            </w:tcMar>
          </w:tcPr>
          <w:p w14:paraId="000002B4" w14:textId="77777777" w:rsidR="00F718CE" w:rsidRPr="007B2861" w:rsidRDefault="00000000">
            <w:pPr>
              <w:widowControl w:val="0"/>
            </w:pPr>
            <w:r w:rsidRPr="007B2861">
              <w:t xml:space="preserve">A continuación, se presentan algunos ejemplos posibles de </w:t>
            </w:r>
            <w:r w:rsidRPr="007B2861">
              <w:rPr>
                <w:i/>
              </w:rPr>
              <w:t>software</w:t>
            </w:r>
            <w:r w:rsidRPr="007B2861">
              <w:t xml:space="preserve"> del sistema:</w:t>
            </w:r>
          </w:p>
        </w:tc>
      </w:tr>
      <w:tr w:rsidR="00F718CE" w14:paraId="667E9FD3" w14:textId="77777777">
        <w:trPr>
          <w:trHeight w:val="420"/>
        </w:trPr>
        <w:tc>
          <w:tcPr>
            <w:tcW w:w="13412" w:type="dxa"/>
            <w:gridSpan w:val="3"/>
            <w:shd w:val="clear" w:color="auto" w:fill="auto"/>
            <w:tcMar>
              <w:top w:w="100" w:type="dxa"/>
              <w:left w:w="100" w:type="dxa"/>
              <w:bottom w:w="100" w:type="dxa"/>
              <w:right w:w="100" w:type="dxa"/>
            </w:tcMar>
          </w:tcPr>
          <w:p w14:paraId="000002B6" w14:textId="77777777" w:rsidR="00F718CE" w:rsidRDefault="00000000">
            <w:pPr>
              <w:widowControl w:val="0"/>
              <w:rPr>
                <w:color w:val="999999"/>
              </w:rPr>
            </w:pPr>
            <w:r>
              <w:rPr>
                <w:noProof/>
                <w:color w:val="FF0000"/>
              </w:rPr>
              <w:lastRenderedPageBreak/>
              <mc:AlternateContent>
                <mc:Choice Requires="wpg">
                  <w:drawing>
                    <wp:inline distT="0" distB="0" distL="0" distR="0">
                      <wp:extent cx="4038600" cy="2181225"/>
                      <wp:effectExtent l="0" t="0" r="0" b="0"/>
                      <wp:docPr id="830" name="Grupo 830"/>
                      <wp:cNvGraphicFramePr/>
                      <a:graphic xmlns:a="http://schemas.openxmlformats.org/drawingml/2006/main">
                        <a:graphicData uri="http://schemas.microsoft.com/office/word/2010/wordprocessingGroup">
                          <wpg:wgp>
                            <wpg:cNvGrpSpPr/>
                            <wpg:grpSpPr>
                              <a:xfrm>
                                <a:off x="0" y="0"/>
                                <a:ext cx="4038600" cy="2181225"/>
                                <a:chOff x="3326700" y="2689375"/>
                                <a:chExt cx="4038600" cy="2181250"/>
                              </a:xfrm>
                            </wpg:grpSpPr>
                            <wpg:grpSp>
                              <wpg:cNvPr id="1" name="Grupo 1"/>
                              <wpg:cNvGrpSpPr/>
                              <wpg:grpSpPr>
                                <a:xfrm>
                                  <a:off x="3326700" y="2689388"/>
                                  <a:ext cx="4038600" cy="2181225"/>
                                  <a:chOff x="3326700" y="2689350"/>
                                  <a:chExt cx="4038600" cy="2181350"/>
                                </a:xfrm>
                              </wpg:grpSpPr>
                              <wps:wsp>
                                <wps:cNvPr id="2" name="Rectángulo 2"/>
                                <wps:cNvSpPr/>
                                <wps:spPr>
                                  <a:xfrm>
                                    <a:off x="3326700" y="2689350"/>
                                    <a:ext cx="4038600" cy="2181350"/>
                                  </a:xfrm>
                                  <a:prstGeom prst="rect">
                                    <a:avLst/>
                                  </a:prstGeom>
                                  <a:noFill/>
                                  <a:ln>
                                    <a:noFill/>
                                  </a:ln>
                                </wps:spPr>
                                <wps:txbx>
                                  <w:txbxContent>
                                    <w:p w14:paraId="4AF74B25"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3326700" y="2689388"/>
                                    <a:ext cx="4038600" cy="2181225"/>
                                    <a:chOff x="3326700" y="2688650"/>
                                    <a:chExt cx="4038600" cy="2183425"/>
                                  </a:xfrm>
                                </wpg:grpSpPr>
                                <wps:wsp>
                                  <wps:cNvPr id="4" name="Rectángulo 4"/>
                                  <wps:cNvSpPr/>
                                  <wps:spPr>
                                    <a:xfrm>
                                      <a:off x="3326700" y="2688650"/>
                                      <a:ext cx="4038600" cy="2183425"/>
                                    </a:xfrm>
                                    <a:prstGeom prst="rect">
                                      <a:avLst/>
                                    </a:prstGeom>
                                    <a:noFill/>
                                    <a:ln>
                                      <a:noFill/>
                                    </a:ln>
                                  </wps:spPr>
                                  <wps:txbx>
                                    <w:txbxContent>
                                      <w:p w14:paraId="3EB6F864"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3326700" y="2689388"/>
                                      <a:ext cx="4038600" cy="2181225"/>
                                      <a:chOff x="3326700" y="2650950"/>
                                      <a:chExt cx="4038600" cy="2222400"/>
                                    </a:xfrm>
                                  </wpg:grpSpPr>
                                  <wps:wsp>
                                    <wps:cNvPr id="6" name="Rectángulo 6"/>
                                    <wps:cNvSpPr/>
                                    <wps:spPr>
                                      <a:xfrm>
                                        <a:off x="3326700" y="2650950"/>
                                        <a:ext cx="4038600" cy="2222400"/>
                                      </a:xfrm>
                                      <a:prstGeom prst="rect">
                                        <a:avLst/>
                                      </a:prstGeom>
                                      <a:noFill/>
                                      <a:ln>
                                        <a:noFill/>
                                      </a:ln>
                                    </wps:spPr>
                                    <wps:txbx>
                                      <w:txbxContent>
                                        <w:p w14:paraId="39329181"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7" name="Grupo 7"/>
                                    <wpg:cNvGrpSpPr/>
                                    <wpg:grpSpPr>
                                      <a:xfrm>
                                        <a:off x="3326700" y="2689388"/>
                                        <a:ext cx="4038600" cy="2181225"/>
                                        <a:chOff x="0" y="0"/>
                                        <a:chExt cx="4038600" cy="2259650"/>
                                      </a:xfrm>
                                    </wpg:grpSpPr>
                                    <wps:wsp>
                                      <wps:cNvPr id="8" name="Rectángulo 8"/>
                                      <wps:cNvSpPr/>
                                      <wps:spPr>
                                        <a:xfrm>
                                          <a:off x="0" y="0"/>
                                          <a:ext cx="4038600" cy="2259650"/>
                                        </a:xfrm>
                                        <a:prstGeom prst="rect">
                                          <a:avLst/>
                                        </a:prstGeom>
                                        <a:noFill/>
                                        <a:ln>
                                          <a:noFill/>
                                        </a:ln>
                                      </wps:spPr>
                                      <wps:txbx>
                                        <w:txbxContent>
                                          <w:p w14:paraId="63632B6A"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 name="Grupo 9"/>
                                      <wpg:cNvGrpSpPr/>
                                      <wpg:grpSpPr>
                                        <a:xfrm>
                                          <a:off x="0" y="0"/>
                                          <a:ext cx="4038600" cy="2181225"/>
                                          <a:chOff x="0" y="0"/>
                                          <a:chExt cx="4038600" cy="2181225"/>
                                        </a:xfrm>
                                      </wpg:grpSpPr>
                                      <wps:wsp>
                                        <wps:cNvPr id="10" name="Rectángulo 10"/>
                                        <wps:cNvSpPr/>
                                        <wps:spPr>
                                          <a:xfrm>
                                            <a:off x="0" y="0"/>
                                            <a:ext cx="4038600" cy="2181225"/>
                                          </a:xfrm>
                                          <a:prstGeom prst="rect">
                                            <a:avLst/>
                                          </a:prstGeom>
                                          <a:noFill/>
                                          <a:ln>
                                            <a:noFill/>
                                          </a:ln>
                                        </wps:spPr>
                                        <wps:txbx>
                                          <w:txbxContent>
                                            <w:p w14:paraId="4B9D90E2"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1085037" y="895974"/>
                                            <a:ext cx="778552" cy="389276"/>
                                          </a:xfrm>
                                          <a:prstGeom prst="roundRect">
                                            <a:avLst>
                                              <a:gd name="adj" fmla="val 10000"/>
                                            </a:avLst>
                                          </a:prstGeom>
                                          <a:solidFill>
                                            <a:srgbClr val="5F497A"/>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402C6F30"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2" name="Rectángulo 12"/>
                                        <wps:cNvSpPr/>
                                        <wps:spPr>
                                          <a:xfrm>
                                            <a:off x="1096439" y="907376"/>
                                            <a:ext cx="755748" cy="366472"/>
                                          </a:xfrm>
                                          <a:prstGeom prst="rect">
                                            <a:avLst/>
                                          </a:prstGeom>
                                          <a:noFill/>
                                          <a:ln>
                                            <a:noFill/>
                                          </a:ln>
                                        </wps:spPr>
                                        <wps:txbx>
                                          <w:txbxContent>
                                            <w:p w14:paraId="53C6F57A" w14:textId="77777777" w:rsidR="00F718CE" w:rsidRDefault="00000000">
                                              <w:pPr>
                                                <w:spacing w:line="215" w:lineRule="auto"/>
                                                <w:jc w:val="center"/>
                                                <w:textDirection w:val="btLr"/>
                                              </w:pPr>
                                              <w:r>
                                                <w:rPr>
                                                  <w:rFonts w:ascii="Cambria" w:eastAsia="Cambria" w:hAnsi="Cambria" w:cs="Cambria"/>
                                                  <w:i/>
                                                  <w:color w:val="000000"/>
                                                  <w:sz w:val="20"/>
                                                </w:rPr>
                                                <w:t>Software</w:t>
                                              </w:r>
                                              <w:r>
                                                <w:rPr>
                                                  <w:rFonts w:ascii="Cambria" w:eastAsia="Cambria" w:hAnsi="Cambria" w:cs="Cambria"/>
                                                  <w:color w:val="000000"/>
                                                  <w:sz w:val="20"/>
                                                </w:rPr>
                                                <w:t xml:space="preserve"> del sistema</w:t>
                                              </w:r>
                                            </w:p>
                                          </w:txbxContent>
                                        </wps:txbx>
                                        <wps:bodyPr spcFirstLastPara="1" wrap="square" lIns="6350" tIns="6350" rIns="6350" bIns="6350" anchor="ctr" anchorCtr="0">
                                          <a:noAutofit/>
                                        </wps:bodyPr>
                                      </wps:wsp>
                                      <wps:wsp>
                                        <wps:cNvPr id="13" name="Forma libre: forma 13"/>
                                        <wps:cNvSpPr/>
                                        <wps:spPr>
                                          <a:xfrm rot="-4249260">
                                            <a:off x="1545325" y="626882"/>
                                            <a:ext cx="947949"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1330EF54"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4" name="Rectángulo 14"/>
                                        <wps:cNvSpPr/>
                                        <wps:spPr>
                                          <a:xfrm rot="-4249260">
                                            <a:off x="1995601" y="619246"/>
                                            <a:ext cx="47397" cy="47397"/>
                                          </a:xfrm>
                                          <a:prstGeom prst="rect">
                                            <a:avLst/>
                                          </a:prstGeom>
                                          <a:noFill/>
                                          <a:ln>
                                            <a:noFill/>
                                          </a:ln>
                                        </wps:spPr>
                                        <wps:txbx>
                                          <w:txbxContent>
                                            <w:p w14:paraId="0247B485"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15" name="Rectángulo: esquinas redondeadas 15"/>
                                        <wps:cNvSpPr/>
                                        <wps:spPr>
                                          <a:xfrm>
                                            <a:off x="2175010" y="639"/>
                                            <a:ext cx="778552" cy="389276"/>
                                          </a:xfrm>
                                          <a:prstGeom prst="roundRect">
                                            <a:avLst>
                                              <a:gd name="adj" fmla="val 10000"/>
                                            </a:avLst>
                                          </a:prstGeom>
                                          <a:solidFill>
                                            <a:srgbClr val="D99593"/>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4C04B939"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6" name="Rectángulo 16"/>
                                        <wps:cNvSpPr/>
                                        <wps:spPr>
                                          <a:xfrm>
                                            <a:off x="2186412" y="12041"/>
                                            <a:ext cx="755748" cy="366472"/>
                                          </a:xfrm>
                                          <a:prstGeom prst="rect">
                                            <a:avLst/>
                                          </a:prstGeom>
                                          <a:noFill/>
                                          <a:ln>
                                            <a:noFill/>
                                          </a:ln>
                                        </wps:spPr>
                                        <wps:txbx>
                                          <w:txbxContent>
                                            <w:p w14:paraId="6AADF7D2" w14:textId="77777777" w:rsidR="00F718CE" w:rsidRDefault="00000000">
                                              <w:pPr>
                                                <w:spacing w:line="215" w:lineRule="auto"/>
                                                <w:jc w:val="center"/>
                                                <w:textDirection w:val="btLr"/>
                                              </w:pPr>
                                              <w:r>
                                                <w:rPr>
                                                  <w:rFonts w:ascii="Cambria" w:eastAsia="Cambria" w:hAnsi="Cambria" w:cs="Cambria"/>
                                                  <w:color w:val="000000"/>
                                                  <w:sz w:val="20"/>
                                                </w:rPr>
                                                <w:t>Cargador del programa</w:t>
                                              </w:r>
                                            </w:p>
                                          </w:txbxContent>
                                        </wps:txbx>
                                        <wps:bodyPr spcFirstLastPara="1" wrap="square" lIns="6350" tIns="6350" rIns="6350" bIns="6350" anchor="ctr" anchorCtr="0">
                                          <a:noAutofit/>
                                        </wps:bodyPr>
                                      </wps:wsp>
                                      <wps:wsp>
                                        <wps:cNvPr id="17" name="Forma libre: forma 17"/>
                                        <wps:cNvSpPr/>
                                        <wps:spPr>
                                          <a:xfrm rot="-3310531">
                                            <a:off x="1746632" y="850716"/>
                                            <a:ext cx="54533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4CFE2BE8"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8" name="Rectángulo 18"/>
                                        <wps:cNvSpPr/>
                                        <wps:spPr>
                                          <a:xfrm rot="-3310531">
                                            <a:off x="2005666" y="853145"/>
                                            <a:ext cx="27266" cy="27266"/>
                                          </a:xfrm>
                                          <a:prstGeom prst="rect">
                                            <a:avLst/>
                                          </a:prstGeom>
                                          <a:noFill/>
                                          <a:ln>
                                            <a:noFill/>
                                          </a:ln>
                                        </wps:spPr>
                                        <wps:txbx>
                                          <w:txbxContent>
                                            <w:p w14:paraId="133CB7B7"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19" name="Rectángulo: esquinas redondeadas 19"/>
                                        <wps:cNvSpPr/>
                                        <wps:spPr>
                                          <a:xfrm>
                                            <a:off x="2175010" y="448306"/>
                                            <a:ext cx="778552" cy="389276"/>
                                          </a:xfrm>
                                          <a:prstGeom prst="roundRect">
                                            <a:avLst>
                                              <a:gd name="adj" fmla="val 10000"/>
                                            </a:avLst>
                                          </a:prstGeom>
                                          <a:solidFill>
                                            <a:srgbClr val="B7CCE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110B37B0"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20" name="Rectángulo 20"/>
                                        <wps:cNvSpPr/>
                                        <wps:spPr>
                                          <a:xfrm>
                                            <a:off x="2186412" y="459708"/>
                                            <a:ext cx="755748" cy="366472"/>
                                          </a:xfrm>
                                          <a:prstGeom prst="rect">
                                            <a:avLst/>
                                          </a:prstGeom>
                                          <a:noFill/>
                                          <a:ln>
                                            <a:noFill/>
                                          </a:ln>
                                        </wps:spPr>
                                        <wps:txbx>
                                          <w:txbxContent>
                                            <w:p w14:paraId="65FB3054" w14:textId="77777777" w:rsidR="00F718CE" w:rsidRDefault="00000000">
                                              <w:pPr>
                                                <w:spacing w:line="215" w:lineRule="auto"/>
                                                <w:jc w:val="center"/>
                                                <w:textDirection w:val="btLr"/>
                                              </w:pPr>
                                              <w:r>
                                                <w:rPr>
                                                  <w:rFonts w:ascii="Cambria" w:eastAsia="Cambria" w:hAnsi="Cambria" w:cs="Cambria"/>
                                                  <w:color w:val="000000"/>
                                                  <w:sz w:val="20"/>
                                                </w:rPr>
                                                <w:t>Sistema operativo</w:t>
                                              </w:r>
                                            </w:p>
                                          </w:txbxContent>
                                        </wps:txbx>
                                        <wps:bodyPr spcFirstLastPara="1" wrap="square" lIns="6350" tIns="6350" rIns="6350" bIns="6350" anchor="ctr" anchorCtr="0">
                                          <a:noAutofit/>
                                        </wps:bodyPr>
                                      </wps:wsp>
                                      <wps:wsp>
                                        <wps:cNvPr id="21" name="Forma libre: forma 21"/>
                                        <wps:cNvSpPr/>
                                        <wps:spPr>
                                          <a:xfrm>
                                            <a:off x="1863589" y="1074550"/>
                                            <a:ext cx="311420"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6C5BF169"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22" name="Rectángulo 22"/>
                                        <wps:cNvSpPr/>
                                        <wps:spPr>
                                          <a:xfrm>
                                            <a:off x="2011514" y="1082826"/>
                                            <a:ext cx="15571" cy="15571"/>
                                          </a:xfrm>
                                          <a:prstGeom prst="rect">
                                            <a:avLst/>
                                          </a:prstGeom>
                                          <a:noFill/>
                                          <a:ln>
                                            <a:noFill/>
                                          </a:ln>
                                        </wps:spPr>
                                        <wps:txbx>
                                          <w:txbxContent>
                                            <w:p w14:paraId="232BE8CB"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23" name="Rectángulo: esquinas redondeadas 23"/>
                                        <wps:cNvSpPr/>
                                        <wps:spPr>
                                          <a:xfrm>
                                            <a:off x="2175010" y="895974"/>
                                            <a:ext cx="778552" cy="389276"/>
                                          </a:xfrm>
                                          <a:prstGeom prst="roundRect">
                                            <a:avLst>
                                              <a:gd name="adj" fmla="val 10000"/>
                                            </a:avLst>
                                          </a:prstGeom>
                                          <a:solidFill>
                                            <a:srgbClr val="FBD4B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25FB3DE3"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24" name="Rectángulo 24"/>
                                        <wps:cNvSpPr/>
                                        <wps:spPr>
                                          <a:xfrm>
                                            <a:off x="2186412" y="907376"/>
                                            <a:ext cx="755748" cy="366472"/>
                                          </a:xfrm>
                                          <a:prstGeom prst="rect">
                                            <a:avLst/>
                                          </a:prstGeom>
                                          <a:noFill/>
                                          <a:ln>
                                            <a:noFill/>
                                          </a:ln>
                                        </wps:spPr>
                                        <wps:txbx>
                                          <w:txbxContent>
                                            <w:p w14:paraId="41B57B99" w14:textId="77777777" w:rsidR="00F718CE" w:rsidRDefault="00000000">
                                              <w:pPr>
                                                <w:spacing w:line="215" w:lineRule="auto"/>
                                                <w:jc w:val="center"/>
                                                <w:textDirection w:val="btLr"/>
                                              </w:pPr>
                                              <w:r>
                                                <w:rPr>
                                                  <w:rFonts w:ascii="Cambria" w:eastAsia="Cambria" w:hAnsi="Cambria" w:cs="Cambria"/>
                                                  <w:color w:val="000000"/>
                                                  <w:sz w:val="20"/>
                                                </w:rPr>
                                                <w:t>Utilidades básicas</w:t>
                                              </w:r>
                                            </w:p>
                                          </w:txbxContent>
                                        </wps:txbx>
                                        <wps:bodyPr spcFirstLastPara="1" wrap="square" lIns="6350" tIns="6350" rIns="6350" bIns="6350" anchor="ctr" anchorCtr="0">
                                          <a:noAutofit/>
                                        </wps:bodyPr>
                                      </wps:wsp>
                                      <wps:wsp>
                                        <wps:cNvPr id="25" name="Forma libre: forma 25"/>
                                        <wps:cNvSpPr/>
                                        <wps:spPr>
                                          <a:xfrm rot="3310531">
                                            <a:off x="1746632" y="1298384"/>
                                            <a:ext cx="54533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05A65072"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26" name="Rectángulo 26"/>
                                        <wps:cNvSpPr/>
                                        <wps:spPr>
                                          <a:xfrm rot="3310531">
                                            <a:off x="2005666" y="1300812"/>
                                            <a:ext cx="27266" cy="27266"/>
                                          </a:xfrm>
                                          <a:prstGeom prst="rect">
                                            <a:avLst/>
                                          </a:prstGeom>
                                          <a:noFill/>
                                          <a:ln>
                                            <a:noFill/>
                                          </a:ln>
                                        </wps:spPr>
                                        <wps:txbx>
                                          <w:txbxContent>
                                            <w:p w14:paraId="395586AB"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27" name="Rectángulo: esquinas redondeadas 27"/>
                                        <wps:cNvSpPr/>
                                        <wps:spPr>
                                          <a:xfrm>
                                            <a:off x="2175010" y="1343642"/>
                                            <a:ext cx="778552" cy="389276"/>
                                          </a:xfrm>
                                          <a:prstGeom prst="roundRect">
                                            <a:avLst>
                                              <a:gd name="adj" fmla="val 10000"/>
                                            </a:avLst>
                                          </a:prstGeom>
                                          <a:solidFill>
                                            <a:srgbClr val="C5D8F1"/>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7BE7FBE1"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28" name="Rectángulo 28"/>
                                        <wps:cNvSpPr/>
                                        <wps:spPr>
                                          <a:xfrm>
                                            <a:off x="2186412" y="1355044"/>
                                            <a:ext cx="755748" cy="366472"/>
                                          </a:xfrm>
                                          <a:prstGeom prst="rect">
                                            <a:avLst/>
                                          </a:prstGeom>
                                          <a:noFill/>
                                          <a:ln>
                                            <a:noFill/>
                                          </a:ln>
                                        </wps:spPr>
                                        <wps:txbx>
                                          <w:txbxContent>
                                            <w:p w14:paraId="1BC2C439" w14:textId="77777777" w:rsidR="00F718CE" w:rsidRDefault="00000000">
                                              <w:pPr>
                                                <w:spacing w:line="215" w:lineRule="auto"/>
                                                <w:jc w:val="center"/>
                                                <w:textDirection w:val="btLr"/>
                                              </w:pPr>
                                              <w:r>
                                                <w:rPr>
                                                  <w:rFonts w:ascii="Cambria" w:eastAsia="Cambria" w:hAnsi="Cambria" w:cs="Cambria"/>
                                                  <w:color w:val="000000"/>
                                                  <w:sz w:val="20"/>
                                                </w:rPr>
                                                <w:t>BIOS</w:t>
                                              </w:r>
                                            </w:p>
                                          </w:txbxContent>
                                        </wps:txbx>
                                        <wps:bodyPr spcFirstLastPara="1" wrap="square" lIns="6350" tIns="6350" rIns="6350" bIns="6350" anchor="ctr" anchorCtr="0">
                                          <a:noAutofit/>
                                        </wps:bodyPr>
                                      </wps:wsp>
                                      <wps:wsp>
                                        <wps:cNvPr id="29" name="Forma libre: forma 29"/>
                                        <wps:cNvSpPr/>
                                        <wps:spPr>
                                          <a:xfrm rot="4249260">
                                            <a:off x="1545325" y="1522218"/>
                                            <a:ext cx="947949"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30AC7E01"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30" name="Rectángulo 30"/>
                                        <wps:cNvSpPr/>
                                        <wps:spPr>
                                          <a:xfrm rot="4249260">
                                            <a:off x="1995601" y="1514581"/>
                                            <a:ext cx="47397" cy="47397"/>
                                          </a:xfrm>
                                          <a:prstGeom prst="rect">
                                            <a:avLst/>
                                          </a:prstGeom>
                                          <a:noFill/>
                                          <a:ln>
                                            <a:noFill/>
                                          </a:ln>
                                        </wps:spPr>
                                        <wps:txbx>
                                          <w:txbxContent>
                                            <w:p w14:paraId="301440A2"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31" name="Rectángulo: esquinas redondeadas 31"/>
                                        <wps:cNvSpPr/>
                                        <wps:spPr>
                                          <a:xfrm>
                                            <a:off x="2175010" y="1791309"/>
                                            <a:ext cx="778552" cy="389276"/>
                                          </a:xfrm>
                                          <a:prstGeom prst="roundRect">
                                            <a:avLst>
                                              <a:gd name="adj" fmla="val 10000"/>
                                            </a:avLst>
                                          </a:prstGeom>
                                          <a:solidFill>
                                            <a:srgbClr val="76923C"/>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1C4E765F"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97" name="Rectángulo 897"/>
                                        <wps:cNvSpPr/>
                                        <wps:spPr>
                                          <a:xfrm>
                                            <a:off x="2186412" y="1802711"/>
                                            <a:ext cx="755748" cy="366472"/>
                                          </a:xfrm>
                                          <a:prstGeom prst="rect">
                                            <a:avLst/>
                                          </a:prstGeom>
                                          <a:noFill/>
                                          <a:ln>
                                            <a:noFill/>
                                          </a:ln>
                                        </wps:spPr>
                                        <wps:txbx>
                                          <w:txbxContent>
                                            <w:p w14:paraId="762AE420" w14:textId="77777777" w:rsidR="00F718CE" w:rsidRDefault="00000000">
                                              <w:pPr>
                                                <w:spacing w:line="215" w:lineRule="auto"/>
                                                <w:jc w:val="center"/>
                                                <w:textDirection w:val="btLr"/>
                                              </w:pPr>
                                              <w:r>
                                                <w:rPr>
                                                  <w:rFonts w:ascii="Cambria" w:eastAsia="Cambria" w:hAnsi="Cambria" w:cs="Cambria"/>
                                                  <w:color w:val="000000"/>
                                                  <w:sz w:val="20"/>
                                                </w:rPr>
                                                <w:t>Línea de comando</w:t>
                                              </w:r>
                                            </w:p>
                                          </w:txbxContent>
                                        </wps:txbx>
                                        <wps:bodyPr spcFirstLastPara="1" wrap="square" lIns="6350" tIns="6350" rIns="6350" bIns="6350" anchor="ctr" anchorCtr="0">
                                          <a:noAutofit/>
                                        </wps:bodyPr>
                                      </wps:wsp>
                                    </wpg:grpSp>
                                  </wpg:grpSp>
                                </wpg:grpSp>
                              </wpg:grpSp>
                            </wpg:grpSp>
                          </wpg:wgp>
                        </a:graphicData>
                      </a:graphic>
                    </wp:inline>
                  </w:drawing>
                </mc:Choice>
                <mc:Fallback>
                  <w:pict>
                    <v:group id="Grupo 830" o:spid="_x0000_s1026" style="width:318pt;height:171.75pt;mso-position-horizontal-relative:char;mso-position-vertical-relative:line" coordorigin="33267,26893" coordsize="40386,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">
                      <v:group id="Grupo 1" o:spid="_x0000_s1027" style="position:absolute;left:33267;top:26893;width:40386;height:21813" coordorigin="33267,26893" coordsize="40386,2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33267;top:26893;width:40386;height:21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AF74B25" w14:textId="77777777" w:rsidR="00F718CE" w:rsidRDefault="00F718CE">
                                <w:pPr>
                                  <w:spacing w:line="240" w:lineRule="auto"/>
                                  <w:textDirection w:val="btLr"/>
                                </w:pPr>
                              </w:p>
                            </w:txbxContent>
                          </v:textbox>
                        </v:rect>
                        <v:group id="Grupo 3" o:spid="_x0000_s1029" style="position:absolute;left:33267;top:26893;width:40386;height:21813" coordorigin="33267,26886" coordsize="40386,2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33267;top:26886;width:40386;height:21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EB6F864" w14:textId="77777777" w:rsidR="00F718CE" w:rsidRDefault="00F718CE">
                                  <w:pPr>
                                    <w:spacing w:line="240" w:lineRule="auto"/>
                                    <w:textDirection w:val="btLr"/>
                                  </w:pPr>
                                </w:p>
                              </w:txbxContent>
                            </v:textbox>
                          </v:rect>
                          <v:group id="Grupo 5" o:spid="_x0000_s1031" style="position:absolute;left:33267;top:26893;width:40386;height:21813" coordorigin="33267,26509" coordsize="40386,2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left:33267;top:26509;width:40386;height:22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39329181" w14:textId="77777777" w:rsidR="00F718CE" w:rsidRDefault="00F718CE">
                                    <w:pPr>
                                      <w:spacing w:line="240" w:lineRule="auto"/>
                                      <w:textDirection w:val="btLr"/>
                                    </w:pPr>
                                  </w:p>
                                </w:txbxContent>
                              </v:textbox>
                            </v:rect>
                            <v:group id="Grupo 7" o:spid="_x0000_s1033" style="position:absolute;left:33267;top:26893;width:40386;height:21813" coordsize="40386,2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4" style="position:absolute;width:40386;height:22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3632B6A" w14:textId="77777777" w:rsidR="00F718CE" w:rsidRDefault="00F718CE">
                                      <w:pPr>
                                        <w:spacing w:line="240" w:lineRule="auto"/>
                                        <w:textDirection w:val="btLr"/>
                                      </w:pPr>
                                    </w:p>
                                  </w:txbxContent>
                                </v:textbox>
                              </v:rect>
                              <v:group id="Grupo 9" o:spid="_x0000_s1035" style="position:absolute;width:40386;height:21812" coordsize="40386,2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6" style="position:absolute;width:40386;height:21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4B9D90E2" w14:textId="77777777" w:rsidR="00F718CE" w:rsidRDefault="00F718CE">
                                        <w:pPr>
                                          <w:spacing w:line="240" w:lineRule="auto"/>
                                          <w:textDirection w:val="btLr"/>
                                        </w:pPr>
                                      </w:p>
                                    </w:txbxContent>
                                  </v:textbox>
                                </v:rect>
                                <v:roundrect id="Rectángulo: esquinas redondeadas 11" o:spid="_x0000_s1037" style="position:absolute;left:10850;top:8959;width:7785;height:389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" fillcolor="#5f497a" strokecolor="white [3201]" strokeweight="3pt">
                                  <v:stroke startarrowwidth="narrow" startarrowlength="short" endarrowwidth="narrow" endarrowlength="short"/>
                                  <v:shadow on="t" color="black" opacity="23644f" origin=",.5" offset="0,.55556mm"/>
                                  <v:textbox inset="2.53958mm,2.53958mm,2.53958mm,2.53958mm">
                                    <w:txbxContent>
                                      <w:p w14:paraId="402C6F30" w14:textId="77777777" w:rsidR="00F718CE" w:rsidRDefault="00F718CE">
                                        <w:pPr>
                                          <w:spacing w:line="240" w:lineRule="auto"/>
                                          <w:textDirection w:val="btLr"/>
                                        </w:pPr>
                                      </w:p>
                                    </w:txbxContent>
                                  </v:textbox>
                                </v:roundrect>
                                <v:rect id="Rectángulo 12" o:spid="_x0000_s1038" style="position:absolute;left:10964;top:9073;width:7557;height:3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" filled="f" stroked="f">
                                  <v:textbox inset=".5pt,.5pt,.5pt,.5pt">
                                    <w:txbxContent>
                                      <w:p w14:paraId="53C6F57A" w14:textId="77777777" w:rsidR="00F718CE" w:rsidRDefault="00000000">
                                        <w:pPr>
                                          <w:spacing w:line="215" w:lineRule="auto"/>
                                          <w:jc w:val="center"/>
                                          <w:textDirection w:val="btLr"/>
                                        </w:pPr>
                                        <w:r>
                                          <w:rPr>
                                            <w:rFonts w:ascii="Cambria" w:eastAsia="Cambria" w:hAnsi="Cambria" w:cs="Cambria"/>
                                            <w:i/>
                                            <w:color w:val="000000"/>
                                            <w:sz w:val="20"/>
                                          </w:rPr>
                                          <w:t>Software</w:t>
                                        </w:r>
                                        <w:r>
                                          <w:rPr>
                                            <w:rFonts w:ascii="Cambria" w:eastAsia="Cambria" w:hAnsi="Cambria" w:cs="Cambria"/>
                                            <w:color w:val="000000"/>
                                            <w:sz w:val="20"/>
                                          </w:rPr>
                                          <w:t xml:space="preserve"> del sistema</w:t>
                                        </w:r>
                                      </w:p>
                                    </w:txbxContent>
                                  </v:textbox>
                                </v:rect>
                                <v:shape id="Forma libre: forma 13" o:spid="_x0000_s1039" style="position:absolute;left:15453;top:6268;width:9480;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330EF54" w14:textId="77777777" w:rsidR="00F718CE" w:rsidRDefault="00F718CE">
                                        <w:pPr>
                                          <w:spacing w:line="240" w:lineRule="auto"/>
                                          <w:textDirection w:val="btLr"/>
                                        </w:pPr>
                                      </w:p>
                                    </w:txbxContent>
                                  </v:textbox>
                                </v:shape>
                                <v:rect id="Rectángulo 14" o:spid="_x0000_s1040" style="position:absolute;left:19956;top:6192;width:474;height:473;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" filled="f" stroked="f">
                                  <v:textbox inset="1pt,0,1pt,0">
                                    <w:txbxContent>
                                      <w:p w14:paraId="0247B485" w14:textId="77777777" w:rsidR="00F718CE" w:rsidRDefault="00F718CE">
                                        <w:pPr>
                                          <w:spacing w:line="215" w:lineRule="auto"/>
                                          <w:jc w:val="center"/>
                                          <w:textDirection w:val="btLr"/>
                                        </w:pPr>
                                      </w:p>
                                    </w:txbxContent>
                                  </v:textbox>
                                </v:rect>
                                <v:roundrect id="Rectángulo: esquinas redondeadas 15" o:spid="_x0000_s1041" style="position:absolute;left:21750;top:6;width:7785;height:389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" fillcolor="#d99593" strokecolor="white [3201]" strokeweight="3pt">
                                  <v:stroke startarrowwidth="narrow" startarrowlength="short" endarrowwidth="narrow" endarrowlength="short"/>
                                  <v:shadow on="t" color="black" opacity="23644f" origin=",.5" offset="0,.55556mm"/>
                                  <v:textbox inset="2.53958mm,2.53958mm,2.53958mm,2.53958mm">
                                    <w:txbxContent>
                                      <w:p w14:paraId="4C04B939" w14:textId="77777777" w:rsidR="00F718CE" w:rsidRDefault="00F718CE">
                                        <w:pPr>
                                          <w:spacing w:line="240" w:lineRule="auto"/>
                                          <w:textDirection w:val="btLr"/>
                                        </w:pPr>
                                      </w:p>
                                    </w:txbxContent>
                                  </v:textbox>
                                </v:roundrect>
                                <v:rect id="Rectángulo 16" o:spid="_x0000_s1042" style="position:absolute;left:21864;top:120;width:7557;height:3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" filled="f" stroked="f">
                                  <v:textbox inset=".5pt,.5pt,.5pt,.5pt">
                                    <w:txbxContent>
                                      <w:p w14:paraId="6AADF7D2" w14:textId="77777777" w:rsidR="00F718CE" w:rsidRDefault="00000000">
                                        <w:pPr>
                                          <w:spacing w:line="215" w:lineRule="auto"/>
                                          <w:jc w:val="center"/>
                                          <w:textDirection w:val="btLr"/>
                                        </w:pPr>
                                        <w:r>
                                          <w:rPr>
                                            <w:rFonts w:ascii="Cambria" w:eastAsia="Cambria" w:hAnsi="Cambria" w:cs="Cambria"/>
                                            <w:color w:val="000000"/>
                                            <w:sz w:val="20"/>
                                          </w:rPr>
                                          <w:t>Cargador del programa</w:t>
                                        </w:r>
                                      </w:p>
                                    </w:txbxContent>
                                  </v:textbox>
                                </v:rect>
                                <v:shape id="Forma libre: forma 17" o:spid="_x0000_s1043" style="position:absolute;left:17466;top:8507;width:5453;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CFE2BE8" w14:textId="77777777" w:rsidR="00F718CE" w:rsidRDefault="00F718CE">
                                        <w:pPr>
                                          <w:spacing w:line="240" w:lineRule="auto"/>
                                          <w:textDirection w:val="btLr"/>
                                        </w:pPr>
                                      </w:p>
                                    </w:txbxContent>
                                  </v:textbox>
                                </v:shape>
                                <v:rect id="Rectángulo 18" o:spid="_x0000_s1044" style="position:absolute;left:20056;top:8531;width:273;height:273;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" filled="f" stroked="f">
                                  <v:textbox inset="1pt,0,1pt,0">
                                    <w:txbxContent>
                                      <w:p w14:paraId="133CB7B7" w14:textId="77777777" w:rsidR="00F718CE" w:rsidRDefault="00F718CE">
                                        <w:pPr>
                                          <w:spacing w:line="215" w:lineRule="auto"/>
                                          <w:jc w:val="center"/>
                                          <w:textDirection w:val="btLr"/>
                                        </w:pPr>
                                      </w:p>
                                    </w:txbxContent>
                                  </v:textbox>
                                </v:rect>
                                <v:roundrect id="Rectángulo: esquinas redondeadas 19" o:spid="_x0000_s1045" style="position:absolute;left:21750;top:4483;width:7785;height:389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" fillcolor="#b7cce4" strokecolor="white [3201]" strokeweight="3pt">
                                  <v:stroke startarrowwidth="narrow" startarrowlength="short" endarrowwidth="narrow" endarrowlength="short"/>
                                  <v:shadow on="t" color="black" opacity="23644f" origin=",.5" offset="0,.55556mm"/>
                                  <v:textbox inset="2.53958mm,2.53958mm,2.53958mm,2.53958mm">
                                    <w:txbxContent>
                                      <w:p w14:paraId="110B37B0" w14:textId="77777777" w:rsidR="00F718CE" w:rsidRDefault="00F718CE">
                                        <w:pPr>
                                          <w:spacing w:line="240" w:lineRule="auto"/>
                                          <w:textDirection w:val="btLr"/>
                                        </w:pPr>
                                      </w:p>
                                    </w:txbxContent>
                                  </v:textbox>
                                </v:roundrect>
                                <v:rect id="Rectángulo 20" o:spid="_x0000_s1046" style="position:absolute;left:21864;top:4597;width:755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" filled="f" stroked="f">
                                  <v:textbox inset=".5pt,.5pt,.5pt,.5pt">
                                    <w:txbxContent>
                                      <w:p w14:paraId="65FB3054" w14:textId="77777777" w:rsidR="00F718CE" w:rsidRDefault="00000000">
                                        <w:pPr>
                                          <w:spacing w:line="215" w:lineRule="auto"/>
                                          <w:jc w:val="center"/>
                                          <w:textDirection w:val="btLr"/>
                                        </w:pPr>
                                        <w:r>
                                          <w:rPr>
                                            <w:rFonts w:ascii="Cambria" w:eastAsia="Cambria" w:hAnsi="Cambria" w:cs="Cambria"/>
                                            <w:color w:val="000000"/>
                                            <w:sz w:val="20"/>
                                          </w:rPr>
                                          <w:t>Sistema operativo</w:t>
                                        </w:r>
                                      </w:p>
                                    </w:txbxContent>
                                  </v:textbox>
                                </v:rect>
                                <v:shape id="Forma libre: forma 21" o:spid="_x0000_s1047" style="position:absolute;left:18635;top:10745;width:3115;height:32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6C5BF169" w14:textId="77777777" w:rsidR="00F718CE" w:rsidRDefault="00F718CE">
                                        <w:pPr>
                                          <w:spacing w:line="240" w:lineRule="auto"/>
                                          <w:textDirection w:val="btLr"/>
                                        </w:pPr>
                                      </w:p>
                                    </w:txbxContent>
                                  </v:textbox>
                                </v:shape>
                                <v:rect id="Rectángulo 22" o:spid="_x0000_s1048" style="position:absolute;left:20115;top:10828;width:155;height: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" filled="f" stroked="f">
                                  <v:textbox inset="1pt,0,1pt,0">
                                    <w:txbxContent>
                                      <w:p w14:paraId="232BE8CB" w14:textId="77777777" w:rsidR="00F718CE" w:rsidRDefault="00F718CE">
                                        <w:pPr>
                                          <w:spacing w:line="215" w:lineRule="auto"/>
                                          <w:jc w:val="center"/>
                                          <w:textDirection w:val="btLr"/>
                                        </w:pPr>
                                      </w:p>
                                    </w:txbxContent>
                                  </v:textbox>
                                </v:rect>
                                <v:roundrect id="Rectángulo: esquinas redondeadas 23" o:spid="_x0000_s1049" style="position:absolute;left:21750;top:8959;width:7785;height:389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" fillcolor="#fbd4b4" strokecolor="white [3201]" strokeweight="3pt">
                                  <v:stroke startarrowwidth="narrow" startarrowlength="short" endarrowwidth="narrow" endarrowlength="short"/>
                                  <v:shadow on="t" color="black" opacity="23644f" origin=",.5" offset="0,.55556mm"/>
                                  <v:textbox inset="2.53958mm,2.53958mm,2.53958mm,2.53958mm">
                                    <w:txbxContent>
                                      <w:p w14:paraId="25FB3DE3" w14:textId="77777777" w:rsidR="00F718CE" w:rsidRDefault="00F718CE">
                                        <w:pPr>
                                          <w:spacing w:line="240" w:lineRule="auto"/>
                                          <w:textDirection w:val="btLr"/>
                                        </w:pPr>
                                      </w:p>
                                    </w:txbxContent>
                                  </v:textbox>
                                </v:roundrect>
                                <v:rect id="Rectángulo 24" o:spid="_x0000_s1050" style="position:absolute;left:21864;top:9073;width:7557;height:3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" filled="f" stroked="f">
                                  <v:textbox inset=".5pt,.5pt,.5pt,.5pt">
                                    <w:txbxContent>
                                      <w:p w14:paraId="41B57B99" w14:textId="77777777" w:rsidR="00F718CE" w:rsidRDefault="00000000">
                                        <w:pPr>
                                          <w:spacing w:line="215" w:lineRule="auto"/>
                                          <w:jc w:val="center"/>
                                          <w:textDirection w:val="btLr"/>
                                        </w:pPr>
                                        <w:r>
                                          <w:rPr>
                                            <w:rFonts w:ascii="Cambria" w:eastAsia="Cambria" w:hAnsi="Cambria" w:cs="Cambria"/>
                                            <w:color w:val="000000"/>
                                            <w:sz w:val="20"/>
                                          </w:rPr>
                                          <w:t>Utilidades básicas</w:t>
                                        </w:r>
                                      </w:p>
                                    </w:txbxContent>
                                  </v:textbox>
                                </v:rect>
                                <v:shape id="Forma libre: forma 25" o:spid="_x0000_s1051" style="position:absolute;left:17466;top:12983;width:5454;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5A65072" w14:textId="77777777" w:rsidR="00F718CE" w:rsidRDefault="00F718CE">
                                        <w:pPr>
                                          <w:spacing w:line="240" w:lineRule="auto"/>
                                          <w:textDirection w:val="btLr"/>
                                        </w:pPr>
                                      </w:p>
                                    </w:txbxContent>
                                  </v:textbox>
                                </v:shape>
                                <v:rect id="Rectángulo 26" o:spid="_x0000_s1052" style="position:absolute;left:20057;top:13007;width:272;height:273;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" filled="f" stroked="f">
                                  <v:textbox inset="1pt,0,1pt,0">
                                    <w:txbxContent>
                                      <w:p w14:paraId="395586AB" w14:textId="77777777" w:rsidR="00F718CE" w:rsidRDefault="00F718CE">
                                        <w:pPr>
                                          <w:spacing w:line="215" w:lineRule="auto"/>
                                          <w:jc w:val="center"/>
                                          <w:textDirection w:val="btLr"/>
                                        </w:pPr>
                                      </w:p>
                                    </w:txbxContent>
                                  </v:textbox>
                                </v:rect>
                                <v:roundrect id="Rectángulo: esquinas redondeadas 27" o:spid="_x0000_s1053" style="position:absolute;left:21750;top:13436;width:7785;height:389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" fillcolor="#c5d8f1" strokecolor="white [3201]" strokeweight="3pt">
                                  <v:stroke startarrowwidth="narrow" startarrowlength="short" endarrowwidth="narrow" endarrowlength="short"/>
                                  <v:shadow on="t" color="black" opacity="23644f" origin=",.5" offset="0,.55556mm"/>
                                  <v:textbox inset="2.53958mm,2.53958mm,2.53958mm,2.53958mm">
                                    <w:txbxContent>
                                      <w:p w14:paraId="7BE7FBE1" w14:textId="77777777" w:rsidR="00F718CE" w:rsidRDefault="00F718CE">
                                        <w:pPr>
                                          <w:spacing w:line="240" w:lineRule="auto"/>
                                          <w:textDirection w:val="btLr"/>
                                        </w:pPr>
                                      </w:p>
                                    </w:txbxContent>
                                  </v:textbox>
                                </v:roundrect>
                                <v:rect id="Rectángulo 28" o:spid="_x0000_s1054" style="position:absolute;left:21864;top:13550;width:7557;height:3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" filled="f" stroked="f">
                                  <v:textbox inset=".5pt,.5pt,.5pt,.5pt">
                                    <w:txbxContent>
                                      <w:p w14:paraId="1BC2C439" w14:textId="77777777" w:rsidR="00F718CE" w:rsidRDefault="00000000">
                                        <w:pPr>
                                          <w:spacing w:line="215" w:lineRule="auto"/>
                                          <w:jc w:val="center"/>
                                          <w:textDirection w:val="btLr"/>
                                        </w:pPr>
                                        <w:r>
                                          <w:rPr>
                                            <w:rFonts w:ascii="Cambria" w:eastAsia="Cambria" w:hAnsi="Cambria" w:cs="Cambria"/>
                                            <w:color w:val="000000"/>
                                            <w:sz w:val="20"/>
                                          </w:rPr>
                                          <w:t>BIOS</w:t>
                                        </w:r>
                                      </w:p>
                                    </w:txbxContent>
                                  </v:textbox>
                                </v:rect>
                                <v:shape id="Forma libre: forma 29" o:spid="_x0000_s1055" style="position:absolute;left:15453;top:15222;width:9479;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0AC7E01" w14:textId="77777777" w:rsidR="00F718CE" w:rsidRDefault="00F718CE">
                                        <w:pPr>
                                          <w:spacing w:line="240" w:lineRule="auto"/>
                                          <w:textDirection w:val="btLr"/>
                                        </w:pPr>
                                      </w:p>
                                    </w:txbxContent>
                                  </v:textbox>
                                </v:shape>
                                <v:rect id="Rectángulo 30" o:spid="_x0000_s1056" style="position:absolute;left:19956;top:15145;width:474;height:473;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" filled="f" stroked="f">
                                  <v:textbox inset="1pt,0,1pt,0">
                                    <w:txbxContent>
                                      <w:p w14:paraId="301440A2" w14:textId="77777777" w:rsidR="00F718CE" w:rsidRDefault="00F718CE">
                                        <w:pPr>
                                          <w:spacing w:line="215" w:lineRule="auto"/>
                                          <w:jc w:val="center"/>
                                          <w:textDirection w:val="btLr"/>
                                        </w:pPr>
                                      </w:p>
                                    </w:txbxContent>
                                  </v:textbox>
                                </v:rect>
                                <v:roundrect id="Rectángulo: esquinas redondeadas 31" o:spid="_x0000_s1057" style="position:absolute;left:21750;top:17913;width:7785;height:389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" fillcolor="#76923c" strokecolor="white [3201]" strokeweight="3pt">
                                  <v:stroke startarrowwidth="narrow" startarrowlength="short" endarrowwidth="narrow" endarrowlength="short"/>
                                  <v:shadow on="t" color="black" opacity="23644f" origin=",.5" offset="0,.55556mm"/>
                                  <v:textbox inset="2.53958mm,2.53958mm,2.53958mm,2.53958mm">
                                    <w:txbxContent>
                                      <w:p w14:paraId="1C4E765F" w14:textId="77777777" w:rsidR="00F718CE" w:rsidRDefault="00F718CE">
                                        <w:pPr>
                                          <w:spacing w:line="240" w:lineRule="auto"/>
                                          <w:textDirection w:val="btLr"/>
                                        </w:pPr>
                                      </w:p>
                                    </w:txbxContent>
                                  </v:textbox>
                                </v:roundrect>
                                <v:rect id="Rectángulo 897" o:spid="_x0000_s1058" style="position:absolute;left:21864;top:18027;width:755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" filled="f" stroked="f">
                                  <v:textbox inset=".5pt,.5pt,.5pt,.5pt">
                                    <w:txbxContent>
                                      <w:p w14:paraId="762AE420" w14:textId="77777777" w:rsidR="00F718CE" w:rsidRDefault="00000000">
                                        <w:pPr>
                                          <w:spacing w:line="215" w:lineRule="auto"/>
                                          <w:jc w:val="center"/>
                                          <w:textDirection w:val="btLr"/>
                                        </w:pPr>
                                        <w:r>
                                          <w:rPr>
                                            <w:rFonts w:ascii="Cambria" w:eastAsia="Cambria" w:hAnsi="Cambria" w:cs="Cambria"/>
                                            <w:color w:val="000000"/>
                                            <w:sz w:val="20"/>
                                          </w:rPr>
                                          <w:t>Línea de comando</w:t>
                                        </w:r>
                                      </w:p>
                                    </w:txbxContent>
                                  </v:textbox>
                                </v:rect>
                              </v:group>
                            </v:group>
                          </v:group>
                        </v:group>
                      </v:group>
                      <w10:anchorlock/>
                    </v:group>
                  </w:pict>
                </mc:Fallback>
              </mc:AlternateContent>
            </w:r>
          </w:p>
        </w:tc>
      </w:tr>
      <w:tr w:rsidR="00F718CE" w14:paraId="22C659C4" w14:textId="77777777">
        <w:trPr>
          <w:trHeight w:val="420"/>
        </w:trPr>
        <w:tc>
          <w:tcPr>
            <w:tcW w:w="1731" w:type="dxa"/>
            <w:shd w:val="clear" w:color="auto" w:fill="auto"/>
            <w:tcMar>
              <w:top w:w="100" w:type="dxa"/>
              <w:left w:w="100" w:type="dxa"/>
              <w:bottom w:w="100" w:type="dxa"/>
              <w:right w:w="100" w:type="dxa"/>
            </w:tcMar>
          </w:tcPr>
          <w:p w14:paraId="000002B9" w14:textId="77777777" w:rsidR="00F718CE" w:rsidRDefault="00000000">
            <w:pPr>
              <w:widowControl w:val="0"/>
              <w:rPr>
                <w:b/>
              </w:rPr>
            </w:pPr>
            <w:r>
              <w:rPr>
                <w:b/>
              </w:rPr>
              <w:t>Código de la imagen</w:t>
            </w:r>
          </w:p>
        </w:tc>
        <w:tc>
          <w:tcPr>
            <w:tcW w:w="11681" w:type="dxa"/>
            <w:gridSpan w:val="2"/>
            <w:shd w:val="clear" w:color="auto" w:fill="auto"/>
            <w:tcMar>
              <w:top w:w="100" w:type="dxa"/>
              <w:left w:w="100" w:type="dxa"/>
              <w:bottom w:w="100" w:type="dxa"/>
              <w:right w:w="100" w:type="dxa"/>
            </w:tcMar>
          </w:tcPr>
          <w:p w14:paraId="000002BA" w14:textId="77777777" w:rsidR="00F718CE" w:rsidRDefault="00000000">
            <w:pPr>
              <w:widowControl w:val="0"/>
            </w:pPr>
            <w:r>
              <w:rPr>
                <w:b/>
              </w:rPr>
              <w:t>Imagen</w:t>
            </w:r>
            <w:r>
              <w:t xml:space="preserve"> 228116_i48</w:t>
            </w:r>
          </w:p>
        </w:tc>
      </w:tr>
      <w:tr w:rsidR="00F718CE" w14:paraId="75F85300" w14:textId="77777777">
        <w:tc>
          <w:tcPr>
            <w:tcW w:w="1731" w:type="dxa"/>
            <w:shd w:val="clear" w:color="auto" w:fill="auto"/>
            <w:tcMar>
              <w:top w:w="100" w:type="dxa"/>
              <w:left w:w="100" w:type="dxa"/>
              <w:bottom w:w="100" w:type="dxa"/>
              <w:right w:w="100" w:type="dxa"/>
            </w:tcMar>
          </w:tcPr>
          <w:p w14:paraId="000002BC" w14:textId="77777777" w:rsidR="00F718CE" w:rsidRDefault="00000000">
            <w:pPr>
              <w:widowControl w:val="0"/>
              <w:rPr>
                <w:b/>
              </w:rPr>
            </w:pPr>
            <w:r>
              <w:rPr>
                <w:b/>
              </w:rPr>
              <w:t>Punto caliente 1</w:t>
            </w:r>
          </w:p>
        </w:tc>
        <w:tc>
          <w:tcPr>
            <w:tcW w:w="6880" w:type="dxa"/>
            <w:shd w:val="clear" w:color="auto" w:fill="auto"/>
            <w:tcMar>
              <w:top w:w="100" w:type="dxa"/>
              <w:left w:w="100" w:type="dxa"/>
              <w:bottom w:w="100" w:type="dxa"/>
              <w:right w:w="100" w:type="dxa"/>
            </w:tcMar>
          </w:tcPr>
          <w:p w14:paraId="000002BD" w14:textId="77777777" w:rsidR="00F718CE" w:rsidRDefault="00000000">
            <w:pPr>
              <w:pBdr>
                <w:top w:val="nil"/>
                <w:left w:val="nil"/>
                <w:bottom w:val="nil"/>
                <w:right w:val="nil"/>
                <w:between w:val="nil"/>
              </w:pBdr>
              <w:tabs>
                <w:tab w:val="left" w:pos="851"/>
              </w:tabs>
              <w:jc w:val="both"/>
              <w:rPr>
                <w:color w:val="000000"/>
              </w:rPr>
            </w:pPr>
            <w:r>
              <w:rPr>
                <w:b/>
                <w:color w:val="000000"/>
              </w:rPr>
              <w:t>Cargador de programa (</w:t>
            </w:r>
            <w:r>
              <w:rPr>
                <w:b/>
                <w:i/>
                <w:color w:val="000000"/>
              </w:rPr>
              <w:t>loader</w:t>
            </w:r>
            <w:r>
              <w:rPr>
                <w:b/>
                <w:color w:val="000000"/>
              </w:rPr>
              <w:t xml:space="preserve">). </w:t>
            </w:r>
            <w:r>
              <w:rPr>
                <w:color w:val="000000"/>
              </w:rPr>
              <w:t xml:space="preserve">Programas encargados de ejecutar otros programas y garantizar la estabilidad del sistema. </w:t>
            </w:r>
          </w:p>
          <w:p w14:paraId="000002BE" w14:textId="77777777" w:rsidR="00F718CE" w:rsidRDefault="00F718CE">
            <w:pPr>
              <w:widowControl w:val="0"/>
              <w:jc w:val="both"/>
              <w:rPr>
                <w:color w:val="666666"/>
              </w:rPr>
            </w:pPr>
          </w:p>
        </w:tc>
        <w:tc>
          <w:tcPr>
            <w:tcW w:w="4801" w:type="dxa"/>
            <w:shd w:val="clear" w:color="auto" w:fill="auto"/>
            <w:tcMar>
              <w:top w:w="100" w:type="dxa"/>
              <w:left w:w="100" w:type="dxa"/>
              <w:bottom w:w="100" w:type="dxa"/>
              <w:right w:w="100" w:type="dxa"/>
            </w:tcMar>
          </w:tcPr>
          <w:p w14:paraId="000002BF" w14:textId="77777777" w:rsidR="00F718CE" w:rsidRDefault="00000000">
            <w:pPr>
              <w:widowControl w:val="0"/>
              <w:rPr>
                <w:color w:val="666666"/>
              </w:rPr>
            </w:pPr>
            <w:r>
              <w:rPr>
                <w:noProof/>
                <w:color w:val="FF0000"/>
              </w:rPr>
              <mc:AlternateContent>
                <mc:Choice Requires="wpg">
                  <w:drawing>
                    <wp:inline distT="0" distB="0" distL="0" distR="0">
                      <wp:extent cx="2524125" cy="1352550"/>
                      <wp:effectExtent l="0" t="0" r="0" b="0"/>
                      <wp:docPr id="829" name="Grupo 829"/>
                      <wp:cNvGraphicFramePr/>
                      <a:graphic xmlns:a="http://schemas.openxmlformats.org/drawingml/2006/main">
                        <a:graphicData uri="http://schemas.microsoft.com/office/word/2010/wordprocessingGroup">
                          <wpg:wgp>
                            <wpg:cNvGrpSpPr/>
                            <wpg:grpSpPr>
                              <a:xfrm>
                                <a:off x="0" y="0"/>
                                <a:ext cx="2524125" cy="1352550"/>
                                <a:chOff x="4083925" y="3103725"/>
                                <a:chExt cx="2524150" cy="1352575"/>
                              </a:xfrm>
                            </wpg:grpSpPr>
                            <wpg:grpSp>
                              <wpg:cNvPr id="899" name="Grupo 899"/>
                              <wpg:cNvGrpSpPr/>
                              <wpg:grpSpPr>
                                <a:xfrm>
                                  <a:off x="4083938" y="3103725"/>
                                  <a:ext cx="2524125" cy="1352550"/>
                                  <a:chOff x="4083925" y="3103625"/>
                                  <a:chExt cx="2524150" cy="1352850"/>
                                </a:xfrm>
                              </wpg:grpSpPr>
                              <wps:wsp>
                                <wps:cNvPr id="901" name="Rectángulo 901"/>
                                <wps:cNvSpPr/>
                                <wps:spPr>
                                  <a:xfrm>
                                    <a:off x="4083925" y="3103625"/>
                                    <a:ext cx="2524150" cy="1352850"/>
                                  </a:xfrm>
                                  <a:prstGeom prst="rect">
                                    <a:avLst/>
                                  </a:prstGeom>
                                  <a:noFill/>
                                  <a:ln>
                                    <a:noFill/>
                                  </a:ln>
                                </wps:spPr>
                                <wps:txbx>
                                  <w:txbxContent>
                                    <w:p w14:paraId="07CF66FC"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03" name="Grupo 903"/>
                                <wpg:cNvGrpSpPr/>
                                <wpg:grpSpPr>
                                  <a:xfrm>
                                    <a:off x="4083938" y="3103725"/>
                                    <a:ext cx="2524125" cy="1352550"/>
                                    <a:chOff x="4083925" y="3102525"/>
                                    <a:chExt cx="2524150" cy="1356200"/>
                                  </a:xfrm>
                                </wpg:grpSpPr>
                                <wps:wsp>
                                  <wps:cNvPr id="908" name="Rectángulo 908"/>
                                  <wps:cNvSpPr/>
                                  <wps:spPr>
                                    <a:xfrm>
                                      <a:off x="4083925" y="3102525"/>
                                      <a:ext cx="2524150" cy="1356200"/>
                                    </a:xfrm>
                                    <a:prstGeom prst="rect">
                                      <a:avLst/>
                                    </a:prstGeom>
                                    <a:noFill/>
                                    <a:ln>
                                      <a:noFill/>
                                    </a:ln>
                                  </wps:spPr>
                                  <wps:txbx>
                                    <w:txbxContent>
                                      <w:p w14:paraId="2EBA75F4"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09" name="Grupo 909"/>
                                  <wpg:cNvGrpSpPr/>
                                  <wpg:grpSpPr>
                                    <a:xfrm>
                                      <a:off x="4083938" y="3103725"/>
                                      <a:ext cx="2524125" cy="1352550"/>
                                      <a:chOff x="4083925" y="3065025"/>
                                      <a:chExt cx="2524150" cy="1395575"/>
                                    </a:xfrm>
                                  </wpg:grpSpPr>
                                  <wps:wsp>
                                    <wps:cNvPr id="910" name="Rectángulo 910"/>
                                    <wps:cNvSpPr/>
                                    <wps:spPr>
                                      <a:xfrm>
                                        <a:off x="4083925" y="3065025"/>
                                        <a:ext cx="2524150" cy="1395575"/>
                                      </a:xfrm>
                                      <a:prstGeom prst="rect">
                                        <a:avLst/>
                                      </a:prstGeom>
                                      <a:noFill/>
                                      <a:ln>
                                        <a:noFill/>
                                      </a:ln>
                                    </wps:spPr>
                                    <wps:txbx>
                                      <w:txbxContent>
                                        <w:p w14:paraId="2E04E144"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11" name="Grupo 911"/>
                                    <wpg:cNvGrpSpPr/>
                                    <wpg:grpSpPr>
                                      <a:xfrm>
                                        <a:off x="4083938" y="3103725"/>
                                        <a:ext cx="2524125" cy="1352550"/>
                                        <a:chOff x="0" y="0"/>
                                        <a:chExt cx="2524125" cy="1431225"/>
                                      </a:xfrm>
                                    </wpg:grpSpPr>
                                    <wps:wsp>
                                      <wps:cNvPr id="912" name="Rectángulo 912"/>
                                      <wps:cNvSpPr/>
                                      <wps:spPr>
                                        <a:xfrm>
                                          <a:off x="0" y="0"/>
                                          <a:ext cx="2524125" cy="1431225"/>
                                        </a:xfrm>
                                        <a:prstGeom prst="rect">
                                          <a:avLst/>
                                        </a:prstGeom>
                                        <a:noFill/>
                                        <a:ln>
                                          <a:noFill/>
                                        </a:ln>
                                      </wps:spPr>
                                      <wps:txbx>
                                        <w:txbxContent>
                                          <w:p w14:paraId="577C0FE2"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13" name="Grupo 913"/>
                                      <wpg:cNvGrpSpPr/>
                                      <wpg:grpSpPr>
                                        <a:xfrm>
                                          <a:off x="0" y="0"/>
                                          <a:ext cx="2524125" cy="1352550"/>
                                          <a:chOff x="0" y="0"/>
                                          <a:chExt cx="2524125" cy="1352550"/>
                                        </a:xfrm>
                                      </wpg:grpSpPr>
                                      <wps:wsp>
                                        <wps:cNvPr id="914" name="Rectángulo 914"/>
                                        <wps:cNvSpPr/>
                                        <wps:spPr>
                                          <a:xfrm>
                                            <a:off x="0" y="0"/>
                                            <a:ext cx="2524125" cy="1352550"/>
                                          </a:xfrm>
                                          <a:prstGeom prst="rect">
                                            <a:avLst/>
                                          </a:prstGeom>
                                          <a:noFill/>
                                          <a:ln>
                                            <a:noFill/>
                                          </a:ln>
                                        </wps:spPr>
                                        <wps:txbx>
                                          <w:txbxContent>
                                            <w:p w14:paraId="3EB65D51"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15" name="Rectángulo: esquinas redondeadas 915"/>
                                        <wps:cNvSpPr/>
                                        <wps:spPr>
                                          <a:xfrm>
                                            <a:off x="682737" y="555582"/>
                                            <a:ext cx="482770" cy="241385"/>
                                          </a:xfrm>
                                          <a:prstGeom prst="roundRect">
                                            <a:avLst>
                                              <a:gd name="adj" fmla="val 10000"/>
                                            </a:avLst>
                                          </a:prstGeom>
                                          <a:solidFill>
                                            <a:srgbClr val="5F497A"/>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1F002C62"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16" name="Rectángulo 916"/>
                                        <wps:cNvSpPr/>
                                        <wps:spPr>
                                          <a:xfrm>
                                            <a:off x="689807" y="562652"/>
                                            <a:ext cx="468630" cy="227245"/>
                                          </a:xfrm>
                                          <a:prstGeom prst="rect">
                                            <a:avLst/>
                                          </a:prstGeom>
                                          <a:noFill/>
                                          <a:ln>
                                            <a:noFill/>
                                          </a:ln>
                                        </wps:spPr>
                                        <wps:txbx>
                                          <w:txbxContent>
                                            <w:p w14:paraId="2B76A299"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wps:txbx>
                                        <wps:bodyPr spcFirstLastPara="1" wrap="square" lIns="3800" tIns="3800" rIns="3800" bIns="3800" anchor="ctr" anchorCtr="0">
                                          <a:noAutofit/>
                                        </wps:bodyPr>
                                      </wps:wsp>
                                      <wps:wsp>
                                        <wps:cNvPr id="917" name="Forma libre: forma 917"/>
                                        <wps:cNvSpPr/>
                                        <wps:spPr>
                                          <a:xfrm rot="-4249260">
                                            <a:off x="968156" y="382619"/>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438F78B4"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18" name="Rectángulo 918"/>
                                        <wps:cNvSpPr/>
                                        <wps:spPr>
                                          <a:xfrm rot="-4249260">
                                            <a:off x="1247367" y="383986"/>
                                            <a:ext cx="29390" cy="29390"/>
                                          </a:xfrm>
                                          <a:prstGeom prst="rect">
                                            <a:avLst/>
                                          </a:prstGeom>
                                          <a:noFill/>
                                          <a:ln>
                                            <a:noFill/>
                                          </a:ln>
                                        </wps:spPr>
                                        <wps:txbx>
                                          <w:txbxContent>
                                            <w:p w14:paraId="06D2B3BB"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19" name="Rectángulo: esquinas redondeadas 919"/>
                                        <wps:cNvSpPr/>
                                        <wps:spPr>
                                          <a:xfrm>
                                            <a:off x="1358616" y="396"/>
                                            <a:ext cx="482770" cy="241385"/>
                                          </a:xfrm>
                                          <a:prstGeom prst="roundRect">
                                            <a:avLst>
                                              <a:gd name="adj" fmla="val 10000"/>
                                            </a:avLst>
                                          </a:prstGeom>
                                          <a:solidFill>
                                            <a:srgbClr val="D99593"/>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39B62ECC"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20" name="Rectángulo 920"/>
                                        <wps:cNvSpPr/>
                                        <wps:spPr>
                                          <a:xfrm>
                                            <a:off x="1365686" y="7466"/>
                                            <a:ext cx="468630" cy="227245"/>
                                          </a:xfrm>
                                          <a:prstGeom prst="rect">
                                            <a:avLst/>
                                          </a:prstGeom>
                                          <a:noFill/>
                                          <a:ln>
                                            <a:noFill/>
                                          </a:ln>
                                        </wps:spPr>
                                        <wps:txbx>
                                          <w:txbxContent>
                                            <w:p w14:paraId="5B397B0C"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wps:txbx>
                                        <wps:bodyPr spcFirstLastPara="1" wrap="square" lIns="3800" tIns="3800" rIns="3800" bIns="3800" anchor="ctr" anchorCtr="0">
                                          <a:noAutofit/>
                                        </wps:bodyPr>
                                      </wps:wsp>
                                      <wps:wsp>
                                        <wps:cNvPr id="921" name="Forma libre: forma 921"/>
                                        <wps:cNvSpPr/>
                                        <wps:spPr>
                                          <a:xfrm rot="-3310531">
                                            <a:off x="1092985" y="521416"/>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04E190C1"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22" name="Rectángulo 922"/>
                                        <wps:cNvSpPr/>
                                        <wps:spPr>
                                          <a:xfrm rot="-3310531">
                                            <a:off x="1253608" y="529024"/>
                                            <a:ext cx="16907" cy="16907"/>
                                          </a:xfrm>
                                          <a:prstGeom prst="rect">
                                            <a:avLst/>
                                          </a:prstGeom>
                                          <a:noFill/>
                                          <a:ln>
                                            <a:noFill/>
                                          </a:ln>
                                        </wps:spPr>
                                        <wps:txbx>
                                          <w:txbxContent>
                                            <w:p w14:paraId="42E36B4D"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23" name="Rectángulo: esquinas redondeadas 923"/>
                                        <wps:cNvSpPr/>
                                        <wps:spPr>
                                          <a:xfrm>
                                            <a:off x="1358616" y="277989"/>
                                            <a:ext cx="482770" cy="241385"/>
                                          </a:xfrm>
                                          <a:prstGeom prst="roundRect">
                                            <a:avLst>
                                              <a:gd name="adj" fmla="val 10000"/>
                                            </a:avLst>
                                          </a:prstGeom>
                                          <a:solidFill>
                                            <a:srgbClr val="B7CCE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5122CC66"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24" name="Rectángulo 924"/>
                                        <wps:cNvSpPr/>
                                        <wps:spPr>
                                          <a:xfrm>
                                            <a:off x="1365686" y="285059"/>
                                            <a:ext cx="468630" cy="227245"/>
                                          </a:xfrm>
                                          <a:prstGeom prst="rect">
                                            <a:avLst/>
                                          </a:prstGeom>
                                          <a:noFill/>
                                          <a:ln>
                                            <a:noFill/>
                                          </a:ln>
                                        </wps:spPr>
                                        <wps:txbx>
                                          <w:txbxContent>
                                            <w:p w14:paraId="25D495BB"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wps:txbx>
                                        <wps:bodyPr spcFirstLastPara="1" wrap="square" lIns="3800" tIns="3800" rIns="3800" bIns="3800" anchor="ctr" anchorCtr="0">
                                          <a:noAutofit/>
                                        </wps:bodyPr>
                                      </wps:wsp>
                                      <wps:wsp>
                                        <wps:cNvPr id="925" name="Forma libre: forma 925"/>
                                        <wps:cNvSpPr/>
                                        <wps:spPr>
                                          <a:xfrm>
                                            <a:off x="1165508" y="660212"/>
                                            <a:ext cx="193108"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1A4F9786"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26" name="Rectángulo 926"/>
                                        <wps:cNvSpPr/>
                                        <wps:spPr>
                                          <a:xfrm>
                                            <a:off x="1257234" y="671447"/>
                                            <a:ext cx="9655" cy="9655"/>
                                          </a:xfrm>
                                          <a:prstGeom prst="rect">
                                            <a:avLst/>
                                          </a:prstGeom>
                                          <a:noFill/>
                                          <a:ln>
                                            <a:noFill/>
                                          </a:ln>
                                        </wps:spPr>
                                        <wps:txbx>
                                          <w:txbxContent>
                                            <w:p w14:paraId="7761203D"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27" name="Rectángulo: esquinas redondeadas 927"/>
                                        <wps:cNvSpPr/>
                                        <wps:spPr>
                                          <a:xfrm>
                                            <a:off x="1358616" y="555582"/>
                                            <a:ext cx="482770" cy="241385"/>
                                          </a:xfrm>
                                          <a:prstGeom prst="roundRect">
                                            <a:avLst>
                                              <a:gd name="adj" fmla="val 10000"/>
                                            </a:avLst>
                                          </a:prstGeom>
                                          <a:solidFill>
                                            <a:srgbClr val="FBD4B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227FF9E0"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00" name="Rectángulo 800"/>
                                        <wps:cNvSpPr/>
                                        <wps:spPr>
                                          <a:xfrm>
                                            <a:off x="1365686" y="562652"/>
                                            <a:ext cx="468630" cy="227245"/>
                                          </a:xfrm>
                                          <a:prstGeom prst="rect">
                                            <a:avLst/>
                                          </a:prstGeom>
                                          <a:noFill/>
                                          <a:ln>
                                            <a:noFill/>
                                          </a:ln>
                                        </wps:spPr>
                                        <wps:txbx>
                                          <w:txbxContent>
                                            <w:p w14:paraId="75710235"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wps:txbx>
                                        <wps:bodyPr spcFirstLastPara="1" wrap="square" lIns="3800" tIns="3800" rIns="3800" bIns="3800" anchor="ctr" anchorCtr="0">
                                          <a:noAutofit/>
                                        </wps:bodyPr>
                                      </wps:wsp>
                                      <wps:wsp>
                                        <wps:cNvPr id="801" name="Forma libre: forma 801"/>
                                        <wps:cNvSpPr/>
                                        <wps:spPr>
                                          <a:xfrm rot="3310531">
                                            <a:off x="1092985" y="799009"/>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518A0335"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02" name="Rectángulo 802"/>
                                        <wps:cNvSpPr/>
                                        <wps:spPr>
                                          <a:xfrm rot="3310531">
                                            <a:off x="1253608" y="806617"/>
                                            <a:ext cx="16907" cy="16907"/>
                                          </a:xfrm>
                                          <a:prstGeom prst="rect">
                                            <a:avLst/>
                                          </a:prstGeom>
                                          <a:noFill/>
                                          <a:ln>
                                            <a:noFill/>
                                          </a:ln>
                                        </wps:spPr>
                                        <wps:txbx>
                                          <w:txbxContent>
                                            <w:p w14:paraId="3F644E60"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803" name="Rectángulo: esquinas redondeadas 803"/>
                                        <wps:cNvSpPr/>
                                        <wps:spPr>
                                          <a:xfrm>
                                            <a:off x="1358616" y="833175"/>
                                            <a:ext cx="482770" cy="241385"/>
                                          </a:xfrm>
                                          <a:prstGeom prst="roundRect">
                                            <a:avLst>
                                              <a:gd name="adj" fmla="val 10000"/>
                                            </a:avLst>
                                          </a:prstGeom>
                                          <a:solidFill>
                                            <a:srgbClr val="C5D8F1"/>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4C9653C9"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04" name="Rectángulo 804"/>
                                        <wps:cNvSpPr/>
                                        <wps:spPr>
                                          <a:xfrm>
                                            <a:off x="1365686" y="840245"/>
                                            <a:ext cx="468630" cy="227245"/>
                                          </a:xfrm>
                                          <a:prstGeom prst="rect">
                                            <a:avLst/>
                                          </a:prstGeom>
                                          <a:noFill/>
                                          <a:ln>
                                            <a:noFill/>
                                          </a:ln>
                                        </wps:spPr>
                                        <wps:txbx>
                                          <w:txbxContent>
                                            <w:p w14:paraId="19434B08" w14:textId="77777777" w:rsidR="00F718CE" w:rsidRDefault="00000000">
                                              <w:pPr>
                                                <w:spacing w:line="215" w:lineRule="auto"/>
                                                <w:jc w:val="center"/>
                                                <w:textDirection w:val="btLr"/>
                                              </w:pPr>
                                              <w:r>
                                                <w:rPr>
                                                  <w:rFonts w:ascii="Cambria" w:eastAsia="Cambria" w:hAnsi="Cambria" w:cs="Cambria"/>
                                                  <w:color w:val="000000"/>
                                                  <w:sz w:val="12"/>
                                                </w:rPr>
                                                <w:t>BIOS</w:t>
                                              </w:r>
                                            </w:p>
                                          </w:txbxContent>
                                        </wps:txbx>
                                        <wps:bodyPr spcFirstLastPara="1" wrap="square" lIns="3800" tIns="3800" rIns="3800" bIns="3800" anchor="ctr" anchorCtr="0">
                                          <a:noAutofit/>
                                        </wps:bodyPr>
                                      </wps:wsp>
                                      <wps:wsp>
                                        <wps:cNvPr id="805" name="Forma libre: forma 805"/>
                                        <wps:cNvSpPr/>
                                        <wps:spPr>
                                          <a:xfrm rot="4249260">
                                            <a:off x="968156" y="937806"/>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6E0FA732"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06" name="Rectángulo 806"/>
                                        <wps:cNvSpPr/>
                                        <wps:spPr>
                                          <a:xfrm rot="4249260">
                                            <a:off x="1247367" y="939172"/>
                                            <a:ext cx="29390" cy="29390"/>
                                          </a:xfrm>
                                          <a:prstGeom prst="rect">
                                            <a:avLst/>
                                          </a:prstGeom>
                                          <a:noFill/>
                                          <a:ln>
                                            <a:noFill/>
                                          </a:ln>
                                        </wps:spPr>
                                        <wps:txbx>
                                          <w:txbxContent>
                                            <w:p w14:paraId="03F8D243"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807" name="Rectángulo: esquinas redondeadas 807"/>
                                        <wps:cNvSpPr/>
                                        <wps:spPr>
                                          <a:xfrm>
                                            <a:off x="1358616" y="1110768"/>
                                            <a:ext cx="482770" cy="241385"/>
                                          </a:xfrm>
                                          <a:prstGeom prst="roundRect">
                                            <a:avLst>
                                              <a:gd name="adj" fmla="val 10000"/>
                                            </a:avLst>
                                          </a:prstGeom>
                                          <a:solidFill>
                                            <a:srgbClr val="76923C"/>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14970FB2"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08" name="Rectángulo 808"/>
                                        <wps:cNvSpPr/>
                                        <wps:spPr>
                                          <a:xfrm>
                                            <a:off x="1365686" y="1117838"/>
                                            <a:ext cx="468630" cy="227245"/>
                                          </a:xfrm>
                                          <a:prstGeom prst="rect">
                                            <a:avLst/>
                                          </a:prstGeom>
                                          <a:noFill/>
                                          <a:ln>
                                            <a:noFill/>
                                          </a:ln>
                                        </wps:spPr>
                                        <wps:txbx>
                                          <w:txbxContent>
                                            <w:p w14:paraId="56AD8790"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wps:txbx>
                                        <wps:bodyPr spcFirstLastPara="1" wrap="square" lIns="3800" tIns="3800" rIns="3800" bIns="3800" anchor="ctr" anchorCtr="0">
                                          <a:noAutofit/>
                                        </wps:bodyPr>
                                      </wps:wsp>
                                    </wpg:grpSp>
                                  </wpg:grpSp>
                                </wpg:grpSp>
                              </wpg:grpSp>
                            </wpg:grpSp>
                          </wpg:wgp>
                        </a:graphicData>
                      </a:graphic>
                    </wp:inline>
                  </w:drawing>
                </mc:Choice>
                <mc:Fallback>
                  <w:pict>
                    <v:group id="Grupo 829" o:spid="_x0000_s1059" style="width:198.75pt;height:106.5pt;mso-position-horizontal-relative:char;mso-position-vertical-relative:line" coordorigin="40839,31037" coordsize="25241,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">
                      <v:group id="Grupo 899" o:spid="_x0000_s1060" style="position:absolute;left:40839;top:31037;width:25241;height:13525" coordorigin="40839,31036" coordsize="25241,1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ar+H3TDgCMv0BAAD//wMAUEsBAi0AFAAGAAgAAAAhANvh9svuAAAAhQEAABMAAAAAAAAA&#10;AAAAAAAAAAAAAFtDb250ZW50X1R5cGVzXS54bWxQSwECLQAUAAYACAAAACEAWvQsW78AAAAVAQAA&#10;CwAAAAAAAAAAAAAAAAAfAQAAX3JlbHMvLnJlbHNQSwECLQAUAAYACAAAACEAcgvw6MYAAADcAAAA&#10;DwAAAAAAAAAAAAAAAAAHAgAAZHJzL2Rvd25yZXYueG1sUEsFBgAAAAADAAMAtwAAAPoCAAAAAA==&#10;">
                        <v:rect id="Rectángulo 901" o:spid="_x0000_s1061" style="position:absolute;left:40839;top:31036;width:25241;height:1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" filled="f" stroked="f">
                          <v:textbox inset="2.53958mm,2.53958mm,2.53958mm,2.53958mm">
                            <w:txbxContent>
                              <w:p w14:paraId="07CF66FC" w14:textId="77777777" w:rsidR="00F718CE" w:rsidRDefault="00F718CE">
                                <w:pPr>
                                  <w:spacing w:line="240" w:lineRule="auto"/>
                                  <w:textDirection w:val="btLr"/>
                                </w:pPr>
                              </w:p>
                            </w:txbxContent>
                          </v:textbox>
                        </v:rect>
                        <v:group id="Grupo 903" o:spid="_x0000_s1062" style="position:absolute;left:40839;top:31037;width:25241;height:13525" coordorigin="40839,31025" coordsize="25241,1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rect id="Rectángulo 908" o:spid="_x0000_s1063" style="position:absolute;left:40839;top:31025;width:25241;height:1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" filled="f" stroked="f">
                            <v:textbox inset="2.53958mm,2.53958mm,2.53958mm,2.53958mm">
                              <w:txbxContent>
                                <w:p w14:paraId="2EBA75F4" w14:textId="77777777" w:rsidR="00F718CE" w:rsidRDefault="00F718CE">
                                  <w:pPr>
                                    <w:spacing w:line="240" w:lineRule="auto"/>
                                    <w:textDirection w:val="btLr"/>
                                  </w:pPr>
                                </w:p>
                              </w:txbxContent>
                            </v:textbox>
                          </v:rect>
                          <v:group id="Grupo 909" o:spid="_x0000_s1064" style="position:absolute;left:40839;top:31037;width:25241;height:13525" coordorigin="40839,30650" coordsize="25241,1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rect id="Rectángulo 910" o:spid="_x0000_s1065" style="position:absolute;left:40839;top:30650;width:25241;height:1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" filled="f" stroked="f">
                              <v:textbox inset="2.53958mm,2.53958mm,2.53958mm,2.53958mm">
                                <w:txbxContent>
                                  <w:p w14:paraId="2E04E144" w14:textId="77777777" w:rsidR="00F718CE" w:rsidRDefault="00F718CE">
                                    <w:pPr>
                                      <w:spacing w:line="240" w:lineRule="auto"/>
                                      <w:textDirection w:val="btLr"/>
                                    </w:pPr>
                                  </w:p>
                                </w:txbxContent>
                              </v:textbox>
                            </v:rect>
                            <v:group id="Grupo 911" o:spid="_x0000_s1066" style="position:absolute;left:40839;top:31037;width:25241;height:13525" coordsize="25241,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">
                              <v:rect id="Rectángulo 912" o:spid="_x0000_s1067" style="position:absolute;width:25241;height:1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" filled="f" stroked="f">
                                <v:textbox inset="2.53958mm,2.53958mm,2.53958mm,2.53958mm">
                                  <w:txbxContent>
                                    <w:p w14:paraId="577C0FE2" w14:textId="77777777" w:rsidR="00F718CE" w:rsidRDefault="00F718CE">
                                      <w:pPr>
                                        <w:spacing w:line="240" w:lineRule="auto"/>
                                        <w:textDirection w:val="btLr"/>
                                      </w:pPr>
                                    </w:p>
                                  </w:txbxContent>
                                </v:textbox>
                              </v:rect>
                              <v:group id="Grupo 913" o:spid="_x0000_s1068" style="position:absolute;width:25241;height:13525" coordsize="25241,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">
                                <v:rect id="Rectángulo 914" o:spid="_x0000_s1069" style="position:absolute;width:25241;height:1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" filled="f" stroked="f">
                                  <v:textbox inset="2.53958mm,2.53958mm,2.53958mm,2.53958mm">
                                    <w:txbxContent>
                                      <w:p w14:paraId="3EB65D51" w14:textId="77777777" w:rsidR="00F718CE" w:rsidRDefault="00F718CE">
                                        <w:pPr>
                                          <w:spacing w:line="240" w:lineRule="auto"/>
                                          <w:textDirection w:val="btLr"/>
                                        </w:pPr>
                                      </w:p>
                                    </w:txbxContent>
                                  </v:textbox>
                                </v:rect>
                                <v:roundrect id="Rectángulo: esquinas redondeadas 915" o:spid="_x0000_s1070" style="position:absolute;left:6827;top:5555;width:4828;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" fillcolor="#5f497a" strokecolor="white [3201]" strokeweight="3pt">
                                  <v:stroke startarrowwidth="narrow" startarrowlength="short" endarrowwidth="narrow" endarrowlength="short"/>
                                  <v:shadow on="t" color="black" opacity="23644f" origin=",.5" offset="0,.55556mm"/>
                                  <v:textbox inset="2.53958mm,2.53958mm,2.53958mm,2.53958mm">
                                    <w:txbxContent>
                                      <w:p w14:paraId="1F002C62" w14:textId="77777777" w:rsidR="00F718CE" w:rsidRDefault="00F718CE">
                                        <w:pPr>
                                          <w:spacing w:line="240" w:lineRule="auto"/>
                                          <w:textDirection w:val="btLr"/>
                                        </w:pPr>
                                      </w:p>
                                    </w:txbxContent>
                                  </v:textbox>
                                </v:roundrect>
                                <v:rect id="Rectángulo 916" o:spid="_x0000_s1071" style="position:absolute;left:6898;top:5626;width:4686;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" filled="f" stroked="f">
                                  <v:textbox inset=".1056mm,.1056mm,.1056mm,.1056mm">
                                    <w:txbxContent>
                                      <w:p w14:paraId="2B76A299"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v:textbox>
                                </v:rect>
                                <v:shape id="Forma libre: forma 917" o:spid="_x0000_s1072" style="position:absolute;left:9682;top:3825;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38F78B4" w14:textId="77777777" w:rsidR="00F718CE" w:rsidRDefault="00F718CE">
                                        <w:pPr>
                                          <w:spacing w:line="240" w:lineRule="auto"/>
                                          <w:textDirection w:val="btLr"/>
                                        </w:pPr>
                                      </w:p>
                                    </w:txbxContent>
                                  </v:textbox>
                                </v:shape>
                                <v:rect id="Rectángulo 918" o:spid="_x0000_s1073" style="position:absolute;left:12473;top:3839;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" filled="f" stroked="f">
                                  <v:textbox inset="1pt,0,1pt,0">
                                    <w:txbxContent>
                                      <w:p w14:paraId="06D2B3BB" w14:textId="77777777" w:rsidR="00F718CE" w:rsidRDefault="00F718CE">
                                        <w:pPr>
                                          <w:spacing w:line="215" w:lineRule="auto"/>
                                          <w:jc w:val="center"/>
                                          <w:textDirection w:val="btLr"/>
                                        </w:pPr>
                                      </w:p>
                                    </w:txbxContent>
                                  </v:textbox>
                                </v:rect>
                                <v:roundrect id="Rectángulo: esquinas redondeadas 919" o:spid="_x0000_s1074" style="position:absolute;left:13586;top:3;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" fillcolor="#d99593" strokecolor="white [3201]" strokeweight="3pt">
                                  <v:stroke startarrowwidth="narrow" startarrowlength="short" endarrowwidth="narrow" endarrowlength="short"/>
                                  <v:shadow on="t" color="black" opacity="23644f" origin=",.5" offset="0,.55556mm"/>
                                  <v:textbox inset="2.53958mm,2.53958mm,2.53958mm,2.53958mm">
                                    <w:txbxContent>
                                      <w:p w14:paraId="39B62ECC" w14:textId="77777777" w:rsidR="00F718CE" w:rsidRDefault="00F718CE">
                                        <w:pPr>
                                          <w:spacing w:line="240" w:lineRule="auto"/>
                                          <w:textDirection w:val="btLr"/>
                                        </w:pPr>
                                      </w:p>
                                    </w:txbxContent>
                                  </v:textbox>
                                </v:roundrect>
                                <v:rect id="Rectángulo 920" o:spid="_x0000_s1075" style="position:absolute;left:13656;top:74;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" filled="f" stroked="f">
                                  <v:textbox inset=".1056mm,.1056mm,.1056mm,.1056mm">
                                    <w:txbxContent>
                                      <w:p w14:paraId="5B397B0C"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v:textbox>
                                </v:rect>
                                <v:shape id="Forma libre: forma 921" o:spid="_x0000_s1076" style="position:absolute;left:10930;top:5214;width:3381;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4E190C1" w14:textId="77777777" w:rsidR="00F718CE" w:rsidRDefault="00F718CE">
                                        <w:pPr>
                                          <w:spacing w:line="240" w:lineRule="auto"/>
                                          <w:textDirection w:val="btLr"/>
                                        </w:pPr>
                                      </w:p>
                                    </w:txbxContent>
                                  </v:textbox>
                                </v:shape>
                                <v:rect id="Rectángulo 922" o:spid="_x0000_s1077" style="position:absolute;left:12536;top:5290;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" filled="f" stroked="f">
                                  <v:textbox inset="1pt,0,1pt,0">
                                    <w:txbxContent>
                                      <w:p w14:paraId="42E36B4D" w14:textId="77777777" w:rsidR="00F718CE" w:rsidRDefault="00F718CE">
                                        <w:pPr>
                                          <w:spacing w:line="215" w:lineRule="auto"/>
                                          <w:jc w:val="center"/>
                                          <w:textDirection w:val="btLr"/>
                                        </w:pPr>
                                      </w:p>
                                    </w:txbxContent>
                                  </v:textbox>
                                </v:rect>
                                <v:roundrect id="Rectángulo: esquinas redondeadas 923" o:spid="_x0000_s1078" style="position:absolute;left:13586;top:2779;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" fillcolor="#b7cce4" strokecolor="white [3201]" strokeweight="3pt">
                                  <v:stroke startarrowwidth="narrow" startarrowlength="short" endarrowwidth="narrow" endarrowlength="short"/>
                                  <v:shadow on="t" color="black" opacity="23644f" origin=",.5" offset="0,.55556mm"/>
                                  <v:textbox inset="2.53958mm,2.53958mm,2.53958mm,2.53958mm">
                                    <w:txbxContent>
                                      <w:p w14:paraId="5122CC66" w14:textId="77777777" w:rsidR="00F718CE" w:rsidRDefault="00F718CE">
                                        <w:pPr>
                                          <w:spacing w:line="240" w:lineRule="auto"/>
                                          <w:textDirection w:val="btLr"/>
                                        </w:pPr>
                                      </w:p>
                                    </w:txbxContent>
                                  </v:textbox>
                                </v:roundrect>
                                <v:rect id="Rectángulo 924" o:spid="_x0000_s1079" style="position:absolute;left:13656;top:2850;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" filled="f" stroked="f">
                                  <v:textbox inset=".1056mm,.1056mm,.1056mm,.1056mm">
                                    <w:txbxContent>
                                      <w:p w14:paraId="25D495BB"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v:textbox>
                                </v:rect>
                                <v:shape id="Forma libre: forma 925" o:spid="_x0000_s1080" style="position:absolute;left:11655;top:6602;width:1931;height:32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A4F9786" w14:textId="77777777" w:rsidR="00F718CE" w:rsidRDefault="00F718CE">
                                        <w:pPr>
                                          <w:spacing w:line="240" w:lineRule="auto"/>
                                          <w:textDirection w:val="btLr"/>
                                        </w:pPr>
                                      </w:p>
                                    </w:txbxContent>
                                  </v:textbox>
                                </v:shape>
                                <v:rect id="Rectángulo 926" o:spid="_x0000_s1081" style="position:absolute;left:12572;top:6714;width:96;height: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" filled="f" stroked="f">
                                  <v:textbox inset="1pt,0,1pt,0">
                                    <w:txbxContent>
                                      <w:p w14:paraId="7761203D" w14:textId="77777777" w:rsidR="00F718CE" w:rsidRDefault="00F718CE">
                                        <w:pPr>
                                          <w:spacing w:line="215" w:lineRule="auto"/>
                                          <w:jc w:val="center"/>
                                          <w:textDirection w:val="btLr"/>
                                        </w:pPr>
                                      </w:p>
                                    </w:txbxContent>
                                  </v:textbox>
                                </v:rect>
                                <v:roundrect id="Rectángulo: esquinas redondeadas 927" o:spid="_x0000_s1082" style="position:absolute;left:13586;top:5555;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" fillcolor="#fbd4b4" strokecolor="white [3201]" strokeweight="3pt">
                                  <v:stroke startarrowwidth="narrow" startarrowlength="short" endarrowwidth="narrow" endarrowlength="short"/>
                                  <v:shadow on="t" color="black" opacity="23644f" origin=",.5" offset="0,.55556mm"/>
                                  <v:textbox inset="2.53958mm,2.53958mm,2.53958mm,2.53958mm">
                                    <w:txbxContent>
                                      <w:p w14:paraId="227FF9E0" w14:textId="77777777" w:rsidR="00F718CE" w:rsidRDefault="00F718CE">
                                        <w:pPr>
                                          <w:spacing w:line="240" w:lineRule="auto"/>
                                          <w:textDirection w:val="btLr"/>
                                        </w:pPr>
                                      </w:p>
                                    </w:txbxContent>
                                  </v:textbox>
                                </v:roundrect>
                                <v:rect id="Rectángulo 800" o:spid="_x0000_s1083" style="position:absolute;left:13656;top:5626;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" filled="f" stroked="f">
                                  <v:textbox inset=".1056mm,.1056mm,.1056mm,.1056mm">
                                    <w:txbxContent>
                                      <w:p w14:paraId="75710235"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v:textbox>
                                </v:rect>
                                <v:shape id="Forma libre: forma 801" o:spid="_x0000_s1084" style="position:absolute;left:10930;top:7989;width:3382;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18A0335" w14:textId="77777777" w:rsidR="00F718CE" w:rsidRDefault="00F718CE">
                                        <w:pPr>
                                          <w:spacing w:line="240" w:lineRule="auto"/>
                                          <w:textDirection w:val="btLr"/>
                                        </w:pPr>
                                      </w:p>
                                    </w:txbxContent>
                                  </v:textbox>
                                </v:shape>
                                <v:rect id="Rectángulo 802" o:spid="_x0000_s1085" style="position:absolute;left:12536;top:8066;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" filled="f" stroked="f">
                                  <v:textbox inset="1pt,0,1pt,0">
                                    <w:txbxContent>
                                      <w:p w14:paraId="3F644E60" w14:textId="77777777" w:rsidR="00F718CE" w:rsidRDefault="00F718CE">
                                        <w:pPr>
                                          <w:spacing w:line="215" w:lineRule="auto"/>
                                          <w:jc w:val="center"/>
                                          <w:textDirection w:val="btLr"/>
                                        </w:pPr>
                                      </w:p>
                                    </w:txbxContent>
                                  </v:textbox>
                                </v:rect>
                                <v:roundrect id="Rectángulo: esquinas redondeadas 803" o:spid="_x0000_s1086" style="position:absolute;left:13586;top:8331;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" fillcolor="#c5d8f1" strokecolor="white [3201]" strokeweight="3pt">
                                  <v:stroke startarrowwidth="narrow" startarrowlength="short" endarrowwidth="narrow" endarrowlength="short"/>
                                  <v:shadow on="t" color="black" opacity="23644f" origin=",.5" offset="0,.55556mm"/>
                                  <v:textbox inset="2.53958mm,2.53958mm,2.53958mm,2.53958mm">
                                    <w:txbxContent>
                                      <w:p w14:paraId="4C9653C9" w14:textId="77777777" w:rsidR="00F718CE" w:rsidRDefault="00F718CE">
                                        <w:pPr>
                                          <w:spacing w:line="240" w:lineRule="auto"/>
                                          <w:textDirection w:val="btLr"/>
                                        </w:pPr>
                                      </w:p>
                                    </w:txbxContent>
                                  </v:textbox>
                                </v:roundrect>
                                <v:rect id="Rectángulo 804" o:spid="_x0000_s1087" style="position:absolute;left:13656;top:8402;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" filled="f" stroked="f">
                                  <v:textbox inset=".1056mm,.1056mm,.1056mm,.1056mm">
                                    <w:txbxContent>
                                      <w:p w14:paraId="19434B08" w14:textId="77777777" w:rsidR="00F718CE" w:rsidRDefault="00000000">
                                        <w:pPr>
                                          <w:spacing w:line="215" w:lineRule="auto"/>
                                          <w:jc w:val="center"/>
                                          <w:textDirection w:val="btLr"/>
                                        </w:pPr>
                                        <w:r>
                                          <w:rPr>
                                            <w:rFonts w:ascii="Cambria" w:eastAsia="Cambria" w:hAnsi="Cambria" w:cs="Cambria"/>
                                            <w:color w:val="000000"/>
                                            <w:sz w:val="12"/>
                                          </w:rPr>
                                          <w:t>BIOS</w:t>
                                        </w:r>
                                      </w:p>
                                    </w:txbxContent>
                                  </v:textbox>
                                </v:rect>
                                <v:shape id="Forma libre: forma 805" o:spid="_x0000_s1088" style="position:absolute;left:9682;top:9377;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6E0FA732" w14:textId="77777777" w:rsidR="00F718CE" w:rsidRDefault="00F718CE">
                                        <w:pPr>
                                          <w:spacing w:line="240" w:lineRule="auto"/>
                                          <w:textDirection w:val="btLr"/>
                                        </w:pPr>
                                      </w:p>
                                    </w:txbxContent>
                                  </v:textbox>
                                </v:shape>
                                <v:rect id="Rectángulo 806" o:spid="_x0000_s1089" style="position:absolute;left:12473;top:9391;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" filled="f" stroked="f">
                                  <v:textbox inset="1pt,0,1pt,0">
                                    <w:txbxContent>
                                      <w:p w14:paraId="03F8D243" w14:textId="77777777" w:rsidR="00F718CE" w:rsidRDefault="00F718CE">
                                        <w:pPr>
                                          <w:spacing w:line="215" w:lineRule="auto"/>
                                          <w:jc w:val="center"/>
                                          <w:textDirection w:val="btLr"/>
                                        </w:pPr>
                                      </w:p>
                                    </w:txbxContent>
                                  </v:textbox>
                                </v:rect>
                                <v:roundrect id="Rectángulo: esquinas redondeadas 807" o:spid="_x0000_s1090" style="position:absolute;left:13586;top:11107;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" fillcolor="#76923c" strokecolor="white [3201]" strokeweight="3pt">
                                  <v:stroke startarrowwidth="narrow" startarrowlength="short" endarrowwidth="narrow" endarrowlength="short"/>
                                  <v:shadow on="t" color="black" opacity="23644f" origin=",.5" offset="0,.55556mm"/>
                                  <v:textbox inset="2.53958mm,2.53958mm,2.53958mm,2.53958mm">
                                    <w:txbxContent>
                                      <w:p w14:paraId="14970FB2" w14:textId="77777777" w:rsidR="00F718CE" w:rsidRDefault="00F718CE">
                                        <w:pPr>
                                          <w:spacing w:line="240" w:lineRule="auto"/>
                                          <w:textDirection w:val="btLr"/>
                                        </w:pPr>
                                      </w:p>
                                    </w:txbxContent>
                                  </v:textbox>
                                </v:roundrect>
                                <v:rect id="Rectángulo 808" o:spid="_x0000_s1091" style="position:absolute;left:13656;top:11178;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" filled="f" stroked="f">
                                  <v:textbox inset=".1056mm,.1056mm,.1056mm,.1056mm">
                                    <w:txbxContent>
                                      <w:p w14:paraId="56AD8790"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v:textbox>
                                </v:rect>
                              </v:group>
                            </v:group>
                          </v:group>
                        </v:group>
                      </v:group>
                      <w10:anchorlock/>
                    </v:group>
                  </w:pict>
                </mc:Fallback>
              </mc:AlternateContent>
            </w:r>
            <w:r>
              <w:rPr>
                <w:noProof/>
              </w:rPr>
              <mc:AlternateContent>
                <mc:Choice Requires="wps">
                  <w:drawing>
                    <wp:anchor distT="0" distB="0" distL="114300" distR="114300" simplePos="0" relativeHeight="251658240" behindDoc="0" locked="0" layoutInCell="1" hidden="0" allowOverlap="1">
                      <wp:simplePos x="0" y="0"/>
                      <wp:positionH relativeFrom="column">
                        <wp:posOffset>1435100</wp:posOffset>
                      </wp:positionH>
                      <wp:positionV relativeFrom="paragraph">
                        <wp:posOffset>0</wp:posOffset>
                      </wp:positionV>
                      <wp:extent cx="295275" cy="285750"/>
                      <wp:effectExtent l="0" t="0" r="0" b="0"/>
                      <wp:wrapNone/>
                      <wp:docPr id="828" name="Elipse 828"/>
                      <wp:cNvGraphicFramePr/>
                      <a:graphic xmlns:a="http://schemas.openxmlformats.org/drawingml/2006/main">
                        <a:graphicData uri="http://schemas.microsoft.com/office/word/2010/wordprocessingShape">
                          <wps:wsp>
                            <wps:cNvSpPr/>
                            <wps:spPr>
                              <a:xfrm>
                                <a:off x="5222175" y="3660938"/>
                                <a:ext cx="247650" cy="238125"/>
                              </a:xfrm>
                              <a:prstGeom prst="ellipse">
                                <a:avLst/>
                              </a:prstGeom>
                              <a:solidFill>
                                <a:srgbClr val="FF0000"/>
                              </a:solidFill>
                              <a:ln w="9525" cap="flat" cmpd="sng">
                                <a:solidFill>
                                  <a:srgbClr val="FF0000"/>
                                </a:solidFill>
                                <a:prstDash val="solid"/>
                                <a:round/>
                                <a:headEnd type="none" w="sm" len="sm"/>
                                <a:tailEnd type="none" w="sm" len="sm"/>
                              </a:ln>
                            </wps:spPr>
                            <wps:txbx>
                              <w:txbxContent>
                                <w:p w14:paraId="031273FD" w14:textId="77777777" w:rsidR="00F718CE" w:rsidRDefault="00F71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Elipse 828" o:spid="_x0000_s1092" style="position:absolute;margin-left:113pt;margin-top:0;width:23.25pt;height: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" fillcolor="red" strokecolor="red">
                      <v:stroke startarrowwidth="narrow" startarrowlength="short" endarrowwidth="narrow" endarrowlength="short"/>
                      <v:textbox inset="2.53958mm,2.53958mm,2.53958mm,2.53958mm">
                        <w:txbxContent>
                          <w:p w14:paraId="031273FD" w14:textId="77777777" w:rsidR="00F718CE" w:rsidRDefault="00F718CE">
                            <w:pPr>
                              <w:spacing w:line="240" w:lineRule="auto"/>
                              <w:textDirection w:val="btLr"/>
                            </w:pPr>
                          </w:p>
                        </w:txbxContent>
                      </v:textbox>
                    </v:oval>
                  </w:pict>
                </mc:Fallback>
              </mc:AlternateContent>
            </w:r>
          </w:p>
          <w:p w14:paraId="000002C0" w14:textId="77777777" w:rsidR="00F718CE" w:rsidRDefault="00000000">
            <w:pPr>
              <w:widowControl w:val="0"/>
              <w:rPr>
                <w:color w:val="666666"/>
              </w:rPr>
            </w:pPr>
            <w:r>
              <w:rPr>
                <w:b/>
              </w:rPr>
              <w:t>Imagen</w:t>
            </w:r>
            <w:r>
              <w:t xml:space="preserve"> 228116_i49</w:t>
            </w:r>
          </w:p>
        </w:tc>
      </w:tr>
      <w:tr w:rsidR="00F718CE" w14:paraId="643AFA1D" w14:textId="77777777">
        <w:tc>
          <w:tcPr>
            <w:tcW w:w="1731" w:type="dxa"/>
            <w:shd w:val="clear" w:color="auto" w:fill="auto"/>
            <w:tcMar>
              <w:top w:w="100" w:type="dxa"/>
              <w:left w:w="100" w:type="dxa"/>
              <w:bottom w:w="100" w:type="dxa"/>
              <w:right w:w="100" w:type="dxa"/>
            </w:tcMar>
          </w:tcPr>
          <w:p w14:paraId="000002C1" w14:textId="77777777" w:rsidR="00F718CE" w:rsidRDefault="00000000">
            <w:pPr>
              <w:widowControl w:val="0"/>
              <w:rPr>
                <w:b/>
              </w:rPr>
            </w:pPr>
            <w:r>
              <w:rPr>
                <w:b/>
              </w:rPr>
              <w:lastRenderedPageBreak/>
              <w:t>Punto caliente 2</w:t>
            </w:r>
          </w:p>
        </w:tc>
        <w:tc>
          <w:tcPr>
            <w:tcW w:w="6880" w:type="dxa"/>
            <w:shd w:val="clear" w:color="auto" w:fill="auto"/>
            <w:tcMar>
              <w:top w:w="100" w:type="dxa"/>
              <w:left w:w="100" w:type="dxa"/>
              <w:bottom w:w="100" w:type="dxa"/>
              <w:right w:w="100" w:type="dxa"/>
            </w:tcMar>
          </w:tcPr>
          <w:p w14:paraId="000002C2" w14:textId="77777777" w:rsidR="00F718CE" w:rsidRDefault="00000000">
            <w:pPr>
              <w:pBdr>
                <w:top w:val="nil"/>
                <w:left w:val="nil"/>
                <w:bottom w:val="nil"/>
                <w:right w:val="nil"/>
                <w:between w:val="nil"/>
              </w:pBdr>
              <w:tabs>
                <w:tab w:val="left" w:pos="851"/>
              </w:tabs>
              <w:jc w:val="both"/>
              <w:rPr>
                <w:color w:val="000000"/>
              </w:rPr>
            </w:pPr>
            <w:r>
              <w:rPr>
                <w:b/>
                <w:color w:val="000000"/>
              </w:rPr>
              <w:t>Sistema operativo.</w:t>
            </w:r>
            <w:r>
              <w:rPr>
                <w:color w:val="000000"/>
              </w:rPr>
              <w:t xml:space="preserve"> De hecho, muchos de sus componentes se deben a que ciertas partes del sistema operativo son parte de otros aspectos de cómo funciona el sistema.</w:t>
            </w:r>
          </w:p>
          <w:p w14:paraId="000002C3" w14:textId="77777777" w:rsidR="00F718CE" w:rsidRDefault="00F718CE">
            <w:pPr>
              <w:widowControl w:val="0"/>
              <w:jc w:val="both"/>
              <w:rPr>
                <w:color w:val="666666"/>
              </w:rPr>
            </w:pPr>
          </w:p>
        </w:tc>
        <w:tc>
          <w:tcPr>
            <w:tcW w:w="4801" w:type="dxa"/>
            <w:shd w:val="clear" w:color="auto" w:fill="auto"/>
            <w:tcMar>
              <w:top w:w="100" w:type="dxa"/>
              <w:left w:w="100" w:type="dxa"/>
              <w:bottom w:w="100" w:type="dxa"/>
              <w:right w:w="100" w:type="dxa"/>
            </w:tcMar>
          </w:tcPr>
          <w:p w14:paraId="000002C4" w14:textId="77777777" w:rsidR="00F718CE" w:rsidRDefault="00000000">
            <w:pPr>
              <w:widowControl w:val="0"/>
              <w:rPr>
                <w:color w:val="666666"/>
              </w:rPr>
            </w:pPr>
            <w:r>
              <w:rPr>
                <w:noProof/>
                <w:color w:val="FF0000"/>
              </w:rPr>
              <mc:AlternateContent>
                <mc:Choice Requires="wpg">
                  <w:drawing>
                    <wp:inline distT="0" distB="0" distL="0" distR="0">
                      <wp:extent cx="2524125" cy="1352550"/>
                      <wp:effectExtent l="0" t="0" r="0" b="0"/>
                      <wp:docPr id="831" name="Grupo 831"/>
                      <wp:cNvGraphicFramePr/>
                      <a:graphic xmlns:a="http://schemas.openxmlformats.org/drawingml/2006/main">
                        <a:graphicData uri="http://schemas.microsoft.com/office/word/2010/wordprocessingGroup">
                          <wpg:wgp>
                            <wpg:cNvGrpSpPr/>
                            <wpg:grpSpPr>
                              <a:xfrm>
                                <a:off x="0" y="0"/>
                                <a:ext cx="2524125" cy="1352550"/>
                                <a:chOff x="4083925" y="3103725"/>
                                <a:chExt cx="2524150" cy="1352575"/>
                              </a:xfrm>
                            </wpg:grpSpPr>
                            <wpg:grpSp>
                              <wpg:cNvPr id="809" name="Grupo 809"/>
                              <wpg:cNvGrpSpPr/>
                              <wpg:grpSpPr>
                                <a:xfrm>
                                  <a:off x="4083938" y="3103725"/>
                                  <a:ext cx="2524125" cy="1352550"/>
                                  <a:chOff x="4083925" y="3103625"/>
                                  <a:chExt cx="2524150" cy="1352850"/>
                                </a:xfrm>
                              </wpg:grpSpPr>
                              <wps:wsp>
                                <wps:cNvPr id="810" name="Rectángulo 810"/>
                                <wps:cNvSpPr/>
                                <wps:spPr>
                                  <a:xfrm>
                                    <a:off x="4083925" y="3103625"/>
                                    <a:ext cx="2524150" cy="1352850"/>
                                  </a:xfrm>
                                  <a:prstGeom prst="rect">
                                    <a:avLst/>
                                  </a:prstGeom>
                                  <a:noFill/>
                                  <a:ln>
                                    <a:noFill/>
                                  </a:ln>
                                </wps:spPr>
                                <wps:txbx>
                                  <w:txbxContent>
                                    <w:p w14:paraId="1A5A32AA"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811" name="Grupo 811"/>
                                <wpg:cNvGrpSpPr/>
                                <wpg:grpSpPr>
                                  <a:xfrm>
                                    <a:off x="4083938" y="3103725"/>
                                    <a:ext cx="2524125" cy="1352550"/>
                                    <a:chOff x="4083925" y="3102525"/>
                                    <a:chExt cx="2524150" cy="1356200"/>
                                  </a:xfrm>
                                </wpg:grpSpPr>
                                <wps:wsp>
                                  <wps:cNvPr id="812" name="Rectángulo 812"/>
                                  <wps:cNvSpPr/>
                                  <wps:spPr>
                                    <a:xfrm>
                                      <a:off x="4083925" y="3102525"/>
                                      <a:ext cx="2524150" cy="1356200"/>
                                    </a:xfrm>
                                    <a:prstGeom prst="rect">
                                      <a:avLst/>
                                    </a:prstGeom>
                                    <a:noFill/>
                                    <a:ln>
                                      <a:noFill/>
                                    </a:ln>
                                  </wps:spPr>
                                  <wps:txbx>
                                    <w:txbxContent>
                                      <w:p w14:paraId="7CC93FBA"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813" name="Grupo 813"/>
                                  <wpg:cNvGrpSpPr/>
                                  <wpg:grpSpPr>
                                    <a:xfrm>
                                      <a:off x="4083938" y="3103725"/>
                                      <a:ext cx="2524125" cy="1352550"/>
                                      <a:chOff x="4083925" y="3065025"/>
                                      <a:chExt cx="2524150" cy="1395575"/>
                                    </a:xfrm>
                                  </wpg:grpSpPr>
                                  <wps:wsp>
                                    <wps:cNvPr id="814" name="Rectángulo 814"/>
                                    <wps:cNvSpPr/>
                                    <wps:spPr>
                                      <a:xfrm>
                                        <a:off x="4083925" y="3065025"/>
                                        <a:ext cx="2524150" cy="1395575"/>
                                      </a:xfrm>
                                      <a:prstGeom prst="rect">
                                        <a:avLst/>
                                      </a:prstGeom>
                                      <a:noFill/>
                                      <a:ln>
                                        <a:noFill/>
                                      </a:ln>
                                    </wps:spPr>
                                    <wps:txbx>
                                      <w:txbxContent>
                                        <w:p w14:paraId="392DDF09"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815" name="Grupo 815"/>
                                    <wpg:cNvGrpSpPr/>
                                    <wpg:grpSpPr>
                                      <a:xfrm>
                                        <a:off x="4083938" y="3103725"/>
                                        <a:ext cx="2524125" cy="1352550"/>
                                        <a:chOff x="0" y="0"/>
                                        <a:chExt cx="2524125" cy="1431225"/>
                                      </a:xfrm>
                                    </wpg:grpSpPr>
                                    <wps:wsp>
                                      <wps:cNvPr id="816" name="Rectángulo 816"/>
                                      <wps:cNvSpPr/>
                                      <wps:spPr>
                                        <a:xfrm>
                                          <a:off x="0" y="0"/>
                                          <a:ext cx="2524125" cy="1431225"/>
                                        </a:xfrm>
                                        <a:prstGeom prst="rect">
                                          <a:avLst/>
                                        </a:prstGeom>
                                        <a:noFill/>
                                        <a:ln>
                                          <a:noFill/>
                                        </a:ln>
                                      </wps:spPr>
                                      <wps:txbx>
                                        <w:txbxContent>
                                          <w:p w14:paraId="29C67156"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817" name="Grupo 817"/>
                                      <wpg:cNvGrpSpPr/>
                                      <wpg:grpSpPr>
                                        <a:xfrm>
                                          <a:off x="0" y="0"/>
                                          <a:ext cx="2524125" cy="1352550"/>
                                          <a:chOff x="0" y="0"/>
                                          <a:chExt cx="2524125" cy="1352550"/>
                                        </a:xfrm>
                                      </wpg:grpSpPr>
                                      <wps:wsp>
                                        <wps:cNvPr id="818" name="Rectángulo 818"/>
                                        <wps:cNvSpPr/>
                                        <wps:spPr>
                                          <a:xfrm>
                                            <a:off x="0" y="0"/>
                                            <a:ext cx="2524125" cy="1352550"/>
                                          </a:xfrm>
                                          <a:prstGeom prst="rect">
                                            <a:avLst/>
                                          </a:prstGeom>
                                          <a:noFill/>
                                          <a:ln>
                                            <a:noFill/>
                                          </a:ln>
                                        </wps:spPr>
                                        <wps:txbx>
                                          <w:txbxContent>
                                            <w:p w14:paraId="0E75B9A5"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19" name="Rectángulo: esquinas redondeadas 819"/>
                                        <wps:cNvSpPr/>
                                        <wps:spPr>
                                          <a:xfrm>
                                            <a:off x="682737" y="555582"/>
                                            <a:ext cx="482770" cy="241385"/>
                                          </a:xfrm>
                                          <a:prstGeom prst="roundRect">
                                            <a:avLst>
                                              <a:gd name="adj" fmla="val 10000"/>
                                            </a:avLst>
                                          </a:prstGeom>
                                          <a:solidFill>
                                            <a:srgbClr val="5F497A"/>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1629E354"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20" name="Rectángulo 820"/>
                                        <wps:cNvSpPr/>
                                        <wps:spPr>
                                          <a:xfrm>
                                            <a:off x="689807" y="562652"/>
                                            <a:ext cx="468630" cy="227245"/>
                                          </a:xfrm>
                                          <a:prstGeom prst="rect">
                                            <a:avLst/>
                                          </a:prstGeom>
                                          <a:noFill/>
                                          <a:ln>
                                            <a:noFill/>
                                          </a:ln>
                                        </wps:spPr>
                                        <wps:txbx>
                                          <w:txbxContent>
                                            <w:p w14:paraId="29DD9474"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wps:txbx>
                                        <wps:bodyPr spcFirstLastPara="1" wrap="square" lIns="3800" tIns="3800" rIns="3800" bIns="3800" anchor="ctr" anchorCtr="0">
                                          <a:noAutofit/>
                                        </wps:bodyPr>
                                      </wps:wsp>
                                      <wps:wsp>
                                        <wps:cNvPr id="821" name="Forma libre: forma 821"/>
                                        <wps:cNvSpPr/>
                                        <wps:spPr>
                                          <a:xfrm rot="-4249260">
                                            <a:off x="968156" y="382619"/>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72330D96"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22" name="Rectángulo 822"/>
                                        <wps:cNvSpPr/>
                                        <wps:spPr>
                                          <a:xfrm rot="-4249260">
                                            <a:off x="1247367" y="383986"/>
                                            <a:ext cx="29390" cy="29390"/>
                                          </a:xfrm>
                                          <a:prstGeom prst="rect">
                                            <a:avLst/>
                                          </a:prstGeom>
                                          <a:noFill/>
                                          <a:ln>
                                            <a:noFill/>
                                          </a:ln>
                                        </wps:spPr>
                                        <wps:txbx>
                                          <w:txbxContent>
                                            <w:p w14:paraId="498E5C98"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823" name="Rectángulo: esquinas redondeadas 823"/>
                                        <wps:cNvSpPr/>
                                        <wps:spPr>
                                          <a:xfrm>
                                            <a:off x="1358616" y="396"/>
                                            <a:ext cx="482770" cy="241385"/>
                                          </a:xfrm>
                                          <a:prstGeom prst="roundRect">
                                            <a:avLst>
                                              <a:gd name="adj" fmla="val 10000"/>
                                            </a:avLst>
                                          </a:prstGeom>
                                          <a:solidFill>
                                            <a:srgbClr val="D99593"/>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7380AFCD"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24" name="Rectángulo 824"/>
                                        <wps:cNvSpPr/>
                                        <wps:spPr>
                                          <a:xfrm>
                                            <a:off x="1365686" y="7466"/>
                                            <a:ext cx="468630" cy="227245"/>
                                          </a:xfrm>
                                          <a:prstGeom prst="rect">
                                            <a:avLst/>
                                          </a:prstGeom>
                                          <a:noFill/>
                                          <a:ln>
                                            <a:noFill/>
                                          </a:ln>
                                        </wps:spPr>
                                        <wps:txbx>
                                          <w:txbxContent>
                                            <w:p w14:paraId="3BBF272D"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wps:txbx>
                                        <wps:bodyPr spcFirstLastPara="1" wrap="square" lIns="3800" tIns="3800" rIns="3800" bIns="3800" anchor="ctr" anchorCtr="0">
                                          <a:noAutofit/>
                                        </wps:bodyPr>
                                      </wps:wsp>
                                      <wps:wsp>
                                        <wps:cNvPr id="825" name="Forma libre: forma 825"/>
                                        <wps:cNvSpPr/>
                                        <wps:spPr>
                                          <a:xfrm rot="-3310531">
                                            <a:off x="1092985" y="521416"/>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1BEFC238"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26" name="Rectángulo 826"/>
                                        <wps:cNvSpPr/>
                                        <wps:spPr>
                                          <a:xfrm rot="-3310531">
                                            <a:off x="1253608" y="529024"/>
                                            <a:ext cx="16907" cy="16907"/>
                                          </a:xfrm>
                                          <a:prstGeom prst="rect">
                                            <a:avLst/>
                                          </a:prstGeom>
                                          <a:noFill/>
                                          <a:ln>
                                            <a:noFill/>
                                          </a:ln>
                                        </wps:spPr>
                                        <wps:txbx>
                                          <w:txbxContent>
                                            <w:p w14:paraId="171EC0E6"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827" name="Rectángulo: esquinas redondeadas 827"/>
                                        <wps:cNvSpPr/>
                                        <wps:spPr>
                                          <a:xfrm>
                                            <a:off x="1358616" y="277989"/>
                                            <a:ext cx="482770" cy="241385"/>
                                          </a:xfrm>
                                          <a:prstGeom prst="roundRect">
                                            <a:avLst>
                                              <a:gd name="adj" fmla="val 10000"/>
                                            </a:avLst>
                                          </a:prstGeom>
                                          <a:solidFill>
                                            <a:srgbClr val="B7CCE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052CE5BC"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32" name="Rectángulo 832"/>
                                        <wps:cNvSpPr/>
                                        <wps:spPr>
                                          <a:xfrm>
                                            <a:off x="1365686" y="285059"/>
                                            <a:ext cx="468630" cy="227245"/>
                                          </a:xfrm>
                                          <a:prstGeom prst="rect">
                                            <a:avLst/>
                                          </a:prstGeom>
                                          <a:noFill/>
                                          <a:ln>
                                            <a:noFill/>
                                          </a:ln>
                                        </wps:spPr>
                                        <wps:txbx>
                                          <w:txbxContent>
                                            <w:p w14:paraId="04B21730"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wps:txbx>
                                        <wps:bodyPr spcFirstLastPara="1" wrap="square" lIns="3800" tIns="3800" rIns="3800" bIns="3800" anchor="ctr" anchorCtr="0">
                                          <a:noAutofit/>
                                        </wps:bodyPr>
                                      </wps:wsp>
                                      <wps:wsp>
                                        <wps:cNvPr id="833" name="Forma libre: forma 833"/>
                                        <wps:cNvSpPr/>
                                        <wps:spPr>
                                          <a:xfrm>
                                            <a:off x="1165508" y="660212"/>
                                            <a:ext cx="193108"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324D8CC4"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34" name="Rectángulo 834"/>
                                        <wps:cNvSpPr/>
                                        <wps:spPr>
                                          <a:xfrm>
                                            <a:off x="1257234" y="671447"/>
                                            <a:ext cx="9655" cy="9655"/>
                                          </a:xfrm>
                                          <a:prstGeom prst="rect">
                                            <a:avLst/>
                                          </a:prstGeom>
                                          <a:noFill/>
                                          <a:ln>
                                            <a:noFill/>
                                          </a:ln>
                                        </wps:spPr>
                                        <wps:txbx>
                                          <w:txbxContent>
                                            <w:p w14:paraId="404BF054"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835" name="Rectángulo: esquinas redondeadas 835"/>
                                        <wps:cNvSpPr/>
                                        <wps:spPr>
                                          <a:xfrm>
                                            <a:off x="1358616" y="555582"/>
                                            <a:ext cx="482770" cy="241385"/>
                                          </a:xfrm>
                                          <a:prstGeom prst="roundRect">
                                            <a:avLst>
                                              <a:gd name="adj" fmla="val 10000"/>
                                            </a:avLst>
                                          </a:prstGeom>
                                          <a:solidFill>
                                            <a:srgbClr val="FBD4B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6CF7E238"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36" name="Rectángulo 836"/>
                                        <wps:cNvSpPr/>
                                        <wps:spPr>
                                          <a:xfrm>
                                            <a:off x="1365686" y="562652"/>
                                            <a:ext cx="468630" cy="227245"/>
                                          </a:xfrm>
                                          <a:prstGeom prst="rect">
                                            <a:avLst/>
                                          </a:prstGeom>
                                          <a:noFill/>
                                          <a:ln>
                                            <a:noFill/>
                                          </a:ln>
                                        </wps:spPr>
                                        <wps:txbx>
                                          <w:txbxContent>
                                            <w:p w14:paraId="3371B215"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wps:txbx>
                                        <wps:bodyPr spcFirstLastPara="1" wrap="square" lIns="3800" tIns="3800" rIns="3800" bIns="3800" anchor="ctr" anchorCtr="0">
                                          <a:noAutofit/>
                                        </wps:bodyPr>
                                      </wps:wsp>
                                      <wps:wsp>
                                        <wps:cNvPr id="837" name="Forma libre: forma 837"/>
                                        <wps:cNvSpPr/>
                                        <wps:spPr>
                                          <a:xfrm rot="3310531">
                                            <a:off x="1092985" y="799009"/>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77579254"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38" name="Rectángulo 838"/>
                                        <wps:cNvSpPr/>
                                        <wps:spPr>
                                          <a:xfrm rot="3310531">
                                            <a:off x="1253608" y="806617"/>
                                            <a:ext cx="16907" cy="16907"/>
                                          </a:xfrm>
                                          <a:prstGeom prst="rect">
                                            <a:avLst/>
                                          </a:prstGeom>
                                          <a:noFill/>
                                          <a:ln>
                                            <a:noFill/>
                                          </a:ln>
                                        </wps:spPr>
                                        <wps:txbx>
                                          <w:txbxContent>
                                            <w:p w14:paraId="3B716767"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848" name="Rectángulo: esquinas redondeadas 848"/>
                                        <wps:cNvSpPr/>
                                        <wps:spPr>
                                          <a:xfrm>
                                            <a:off x="1358616" y="833175"/>
                                            <a:ext cx="482770" cy="241385"/>
                                          </a:xfrm>
                                          <a:prstGeom prst="roundRect">
                                            <a:avLst>
                                              <a:gd name="adj" fmla="val 10000"/>
                                            </a:avLst>
                                          </a:prstGeom>
                                          <a:solidFill>
                                            <a:srgbClr val="C5D8F1"/>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5D447C1C"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59" name="Rectángulo 859"/>
                                        <wps:cNvSpPr/>
                                        <wps:spPr>
                                          <a:xfrm>
                                            <a:off x="1365686" y="840245"/>
                                            <a:ext cx="468630" cy="227245"/>
                                          </a:xfrm>
                                          <a:prstGeom prst="rect">
                                            <a:avLst/>
                                          </a:prstGeom>
                                          <a:noFill/>
                                          <a:ln>
                                            <a:noFill/>
                                          </a:ln>
                                        </wps:spPr>
                                        <wps:txbx>
                                          <w:txbxContent>
                                            <w:p w14:paraId="5DA4744C" w14:textId="77777777" w:rsidR="00F718CE" w:rsidRDefault="00000000">
                                              <w:pPr>
                                                <w:spacing w:line="215" w:lineRule="auto"/>
                                                <w:jc w:val="center"/>
                                                <w:textDirection w:val="btLr"/>
                                              </w:pPr>
                                              <w:r>
                                                <w:rPr>
                                                  <w:rFonts w:ascii="Cambria" w:eastAsia="Cambria" w:hAnsi="Cambria" w:cs="Cambria"/>
                                                  <w:color w:val="000000"/>
                                                  <w:sz w:val="12"/>
                                                </w:rPr>
                                                <w:t>BIOS</w:t>
                                              </w:r>
                                            </w:p>
                                          </w:txbxContent>
                                        </wps:txbx>
                                        <wps:bodyPr spcFirstLastPara="1" wrap="square" lIns="3800" tIns="3800" rIns="3800" bIns="3800" anchor="ctr" anchorCtr="0">
                                          <a:noAutofit/>
                                        </wps:bodyPr>
                                      </wps:wsp>
                                      <wps:wsp>
                                        <wps:cNvPr id="860" name="Forma libre: forma 860"/>
                                        <wps:cNvSpPr/>
                                        <wps:spPr>
                                          <a:xfrm rot="4249260">
                                            <a:off x="968156" y="937806"/>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6BF34070"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61" name="Rectángulo 861"/>
                                        <wps:cNvSpPr/>
                                        <wps:spPr>
                                          <a:xfrm rot="4249260">
                                            <a:off x="1247367" y="939172"/>
                                            <a:ext cx="29390" cy="29390"/>
                                          </a:xfrm>
                                          <a:prstGeom prst="rect">
                                            <a:avLst/>
                                          </a:prstGeom>
                                          <a:noFill/>
                                          <a:ln>
                                            <a:noFill/>
                                          </a:ln>
                                        </wps:spPr>
                                        <wps:txbx>
                                          <w:txbxContent>
                                            <w:p w14:paraId="03877D1B"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862" name="Rectángulo: esquinas redondeadas 862"/>
                                        <wps:cNvSpPr/>
                                        <wps:spPr>
                                          <a:xfrm>
                                            <a:off x="1358616" y="1110768"/>
                                            <a:ext cx="482770" cy="241385"/>
                                          </a:xfrm>
                                          <a:prstGeom prst="roundRect">
                                            <a:avLst>
                                              <a:gd name="adj" fmla="val 10000"/>
                                            </a:avLst>
                                          </a:prstGeom>
                                          <a:solidFill>
                                            <a:srgbClr val="76923C"/>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1802FE48"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864" name="Rectángulo 864"/>
                                        <wps:cNvSpPr/>
                                        <wps:spPr>
                                          <a:xfrm>
                                            <a:off x="1365686" y="1117838"/>
                                            <a:ext cx="468630" cy="227245"/>
                                          </a:xfrm>
                                          <a:prstGeom prst="rect">
                                            <a:avLst/>
                                          </a:prstGeom>
                                          <a:noFill/>
                                          <a:ln>
                                            <a:noFill/>
                                          </a:ln>
                                        </wps:spPr>
                                        <wps:txbx>
                                          <w:txbxContent>
                                            <w:p w14:paraId="0AE63564"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wps:txbx>
                                        <wps:bodyPr spcFirstLastPara="1" wrap="square" lIns="3800" tIns="3800" rIns="3800" bIns="3800" anchor="ctr" anchorCtr="0">
                                          <a:noAutofit/>
                                        </wps:bodyPr>
                                      </wps:wsp>
                                    </wpg:grpSp>
                                  </wpg:grpSp>
                                </wpg:grpSp>
                              </wpg:grpSp>
                            </wpg:grpSp>
                          </wpg:wgp>
                        </a:graphicData>
                      </a:graphic>
                    </wp:inline>
                  </w:drawing>
                </mc:Choice>
                <mc:Fallback>
                  <w:pict>
                    <v:group id="Grupo 831" o:spid="_x0000_s1093" style="width:198.75pt;height:106.5pt;mso-position-horizontal-relative:char;mso-position-vertical-relative:line" coordorigin="40839,31037" coordsize="25241,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">
                      <v:group id="Grupo 809" o:spid="_x0000_s1094" style="position:absolute;left:40839;top:31037;width:25241;height:13525" coordorigin="40839,31036" coordsize="25241,1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rect id="Rectángulo 810" o:spid="_x0000_s1095" style="position:absolute;left:40839;top:31036;width:25241;height:1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" filled="f" stroked="f">
                          <v:textbox inset="2.53958mm,2.53958mm,2.53958mm,2.53958mm">
                            <w:txbxContent>
                              <w:p w14:paraId="1A5A32AA" w14:textId="77777777" w:rsidR="00F718CE" w:rsidRDefault="00F718CE">
                                <w:pPr>
                                  <w:spacing w:line="240" w:lineRule="auto"/>
                                  <w:textDirection w:val="btLr"/>
                                </w:pPr>
                              </w:p>
                            </w:txbxContent>
                          </v:textbox>
                        </v:rect>
                        <v:group id="Grupo 811" o:spid="_x0000_s1096" style="position:absolute;left:40839;top:31037;width:25241;height:13525" coordorigin="40839,31025" coordsize="25241,1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">
                          <v:rect id="Rectángulo 812" o:spid="_x0000_s1097" style="position:absolute;left:40839;top:31025;width:25241;height:1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" filled="f" stroked="f">
                            <v:textbox inset="2.53958mm,2.53958mm,2.53958mm,2.53958mm">
                              <w:txbxContent>
                                <w:p w14:paraId="7CC93FBA" w14:textId="77777777" w:rsidR="00F718CE" w:rsidRDefault="00F718CE">
                                  <w:pPr>
                                    <w:spacing w:line="240" w:lineRule="auto"/>
                                    <w:textDirection w:val="btLr"/>
                                  </w:pPr>
                                </w:p>
                              </w:txbxContent>
                            </v:textbox>
                          </v:rect>
                          <v:group id="Grupo 813" o:spid="_x0000_s1098" style="position:absolute;left:40839;top:31037;width:25241;height:13525" coordorigin="40839,30650" coordsize="25241,1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rect id="Rectángulo 814" o:spid="_x0000_s1099" style="position:absolute;left:40839;top:30650;width:25241;height:1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" filled="f" stroked="f">
                              <v:textbox inset="2.53958mm,2.53958mm,2.53958mm,2.53958mm">
                                <w:txbxContent>
                                  <w:p w14:paraId="392DDF09" w14:textId="77777777" w:rsidR="00F718CE" w:rsidRDefault="00F718CE">
                                    <w:pPr>
                                      <w:spacing w:line="240" w:lineRule="auto"/>
                                      <w:textDirection w:val="btLr"/>
                                    </w:pPr>
                                  </w:p>
                                </w:txbxContent>
                              </v:textbox>
                            </v:rect>
                            <v:group id="Grupo 815" o:spid="_x0000_s1100" style="position:absolute;left:40839;top:31037;width:25241;height:13525" coordsize="25241,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Rectángulo 816" o:spid="_x0000_s1101" style="position:absolute;width:25241;height:1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" filled="f" stroked="f">
                                <v:textbox inset="2.53958mm,2.53958mm,2.53958mm,2.53958mm">
                                  <w:txbxContent>
                                    <w:p w14:paraId="29C67156" w14:textId="77777777" w:rsidR="00F718CE" w:rsidRDefault="00F718CE">
                                      <w:pPr>
                                        <w:spacing w:line="240" w:lineRule="auto"/>
                                        <w:textDirection w:val="btLr"/>
                                      </w:pPr>
                                    </w:p>
                                  </w:txbxContent>
                                </v:textbox>
                              </v:rect>
                              <v:group id="Grupo 817" o:spid="_x0000_s1102" style="position:absolute;width:25241;height:13525" coordsize="25241,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">
                                <v:rect id="Rectángulo 818" o:spid="_x0000_s1103" style="position:absolute;width:25241;height:1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" filled="f" stroked="f">
                                  <v:textbox inset="2.53958mm,2.53958mm,2.53958mm,2.53958mm">
                                    <w:txbxContent>
                                      <w:p w14:paraId="0E75B9A5" w14:textId="77777777" w:rsidR="00F718CE" w:rsidRDefault="00F718CE">
                                        <w:pPr>
                                          <w:spacing w:line="240" w:lineRule="auto"/>
                                          <w:textDirection w:val="btLr"/>
                                        </w:pPr>
                                      </w:p>
                                    </w:txbxContent>
                                  </v:textbox>
                                </v:rect>
                                <v:roundrect id="Rectángulo: esquinas redondeadas 819" o:spid="_x0000_s1104" style="position:absolute;left:6827;top:5555;width:4828;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" fillcolor="#5f497a" strokecolor="white [3201]" strokeweight="3pt">
                                  <v:stroke startarrowwidth="narrow" startarrowlength="short" endarrowwidth="narrow" endarrowlength="short"/>
                                  <v:shadow on="t" color="black" opacity="23644f" origin=",.5" offset="0,.55556mm"/>
                                  <v:textbox inset="2.53958mm,2.53958mm,2.53958mm,2.53958mm">
                                    <w:txbxContent>
                                      <w:p w14:paraId="1629E354" w14:textId="77777777" w:rsidR="00F718CE" w:rsidRDefault="00F718CE">
                                        <w:pPr>
                                          <w:spacing w:line="240" w:lineRule="auto"/>
                                          <w:textDirection w:val="btLr"/>
                                        </w:pPr>
                                      </w:p>
                                    </w:txbxContent>
                                  </v:textbox>
                                </v:roundrect>
                                <v:rect id="Rectángulo 820" o:spid="_x0000_s1105" style="position:absolute;left:6898;top:5626;width:4686;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" filled="f" stroked="f">
                                  <v:textbox inset=".1056mm,.1056mm,.1056mm,.1056mm">
                                    <w:txbxContent>
                                      <w:p w14:paraId="29DD9474"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v:textbox>
                                </v:rect>
                                <v:shape id="Forma libre: forma 821" o:spid="_x0000_s1106" style="position:absolute;left:9682;top:3825;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2330D96" w14:textId="77777777" w:rsidR="00F718CE" w:rsidRDefault="00F718CE">
                                        <w:pPr>
                                          <w:spacing w:line="240" w:lineRule="auto"/>
                                          <w:textDirection w:val="btLr"/>
                                        </w:pPr>
                                      </w:p>
                                    </w:txbxContent>
                                  </v:textbox>
                                </v:shape>
                                <v:rect id="Rectángulo 822" o:spid="_x0000_s1107" style="position:absolute;left:12473;top:3839;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" filled="f" stroked="f">
                                  <v:textbox inset="1pt,0,1pt,0">
                                    <w:txbxContent>
                                      <w:p w14:paraId="498E5C98" w14:textId="77777777" w:rsidR="00F718CE" w:rsidRDefault="00F718CE">
                                        <w:pPr>
                                          <w:spacing w:line="215" w:lineRule="auto"/>
                                          <w:jc w:val="center"/>
                                          <w:textDirection w:val="btLr"/>
                                        </w:pPr>
                                      </w:p>
                                    </w:txbxContent>
                                  </v:textbox>
                                </v:rect>
                                <v:roundrect id="Rectángulo: esquinas redondeadas 823" o:spid="_x0000_s1108" style="position:absolute;left:13586;top:3;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" fillcolor="#d99593" strokecolor="white [3201]" strokeweight="3pt">
                                  <v:stroke startarrowwidth="narrow" startarrowlength="short" endarrowwidth="narrow" endarrowlength="short"/>
                                  <v:shadow on="t" color="black" opacity="23644f" origin=",.5" offset="0,.55556mm"/>
                                  <v:textbox inset="2.53958mm,2.53958mm,2.53958mm,2.53958mm">
                                    <w:txbxContent>
                                      <w:p w14:paraId="7380AFCD" w14:textId="77777777" w:rsidR="00F718CE" w:rsidRDefault="00F718CE">
                                        <w:pPr>
                                          <w:spacing w:line="240" w:lineRule="auto"/>
                                          <w:textDirection w:val="btLr"/>
                                        </w:pPr>
                                      </w:p>
                                    </w:txbxContent>
                                  </v:textbox>
                                </v:roundrect>
                                <v:rect id="Rectángulo 824" o:spid="_x0000_s1109" style="position:absolute;left:13656;top:74;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" filled="f" stroked="f">
                                  <v:textbox inset=".1056mm,.1056mm,.1056mm,.1056mm">
                                    <w:txbxContent>
                                      <w:p w14:paraId="3BBF272D"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v:textbox>
                                </v:rect>
                                <v:shape id="Forma libre: forma 825" o:spid="_x0000_s1110" style="position:absolute;left:10930;top:5214;width:3381;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BEFC238" w14:textId="77777777" w:rsidR="00F718CE" w:rsidRDefault="00F718CE">
                                        <w:pPr>
                                          <w:spacing w:line="240" w:lineRule="auto"/>
                                          <w:textDirection w:val="btLr"/>
                                        </w:pPr>
                                      </w:p>
                                    </w:txbxContent>
                                  </v:textbox>
                                </v:shape>
                                <v:rect id="_x0000_s1111" style="position:absolute;left:12536;top:5290;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" filled="f" stroked="f">
                                  <v:textbox inset="1pt,0,1pt,0">
                                    <w:txbxContent>
                                      <w:p w14:paraId="171EC0E6" w14:textId="77777777" w:rsidR="00F718CE" w:rsidRDefault="00F718CE">
                                        <w:pPr>
                                          <w:spacing w:line="215" w:lineRule="auto"/>
                                          <w:jc w:val="center"/>
                                          <w:textDirection w:val="btLr"/>
                                        </w:pPr>
                                      </w:p>
                                    </w:txbxContent>
                                  </v:textbox>
                                </v:rect>
                                <v:roundrect id="Rectángulo: esquinas redondeadas 827" o:spid="_x0000_s1112" style="position:absolute;left:13586;top:2779;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" fillcolor="#b7cce4" strokecolor="white [3201]" strokeweight="3pt">
                                  <v:stroke startarrowwidth="narrow" startarrowlength="short" endarrowwidth="narrow" endarrowlength="short"/>
                                  <v:shadow on="t" color="black" opacity="23644f" origin=",.5" offset="0,.55556mm"/>
                                  <v:textbox inset="2.53958mm,2.53958mm,2.53958mm,2.53958mm">
                                    <w:txbxContent>
                                      <w:p w14:paraId="052CE5BC" w14:textId="77777777" w:rsidR="00F718CE" w:rsidRDefault="00F718CE">
                                        <w:pPr>
                                          <w:spacing w:line="240" w:lineRule="auto"/>
                                          <w:textDirection w:val="btLr"/>
                                        </w:pPr>
                                      </w:p>
                                    </w:txbxContent>
                                  </v:textbox>
                                </v:roundrect>
                                <v:rect id="Rectángulo 832" o:spid="_x0000_s1113" style="position:absolute;left:13656;top:2850;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" filled="f" stroked="f">
                                  <v:textbox inset=".1056mm,.1056mm,.1056mm,.1056mm">
                                    <w:txbxContent>
                                      <w:p w14:paraId="04B21730"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v:textbox>
                                </v:rect>
                                <v:shape id="Forma libre: forma 833" o:spid="_x0000_s1114" style="position:absolute;left:11655;top:6602;width:1931;height:32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24D8CC4" w14:textId="77777777" w:rsidR="00F718CE" w:rsidRDefault="00F718CE">
                                        <w:pPr>
                                          <w:spacing w:line="240" w:lineRule="auto"/>
                                          <w:textDirection w:val="btLr"/>
                                        </w:pPr>
                                      </w:p>
                                    </w:txbxContent>
                                  </v:textbox>
                                </v:shape>
                                <v:rect id="Rectángulo 834" o:spid="_x0000_s1115" style="position:absolute;left:12572;top:6714;width:96;height: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" filled="f" stroked="f">
                                  <v:textbox inset="1pt,0,1pt,0">
                                    <w:txbxContent>
                                      <w:p w14:paraId="404BF054" w14:textId="77777777" w:rsidR="00F718CE" w:rsidRDefault="00F718CE">
                                        <w:pPr>
                                          <w:spacing w:line="215" w:lineRule="auto"/>
                                          <w:jc w:val="center"/>
                                          <w:textDirection w:val="btLr"/>
                                        </w:pPr>
                                      </w:p>
                                    </w:txbxContent>
                                  </v:textbox>
                                </v:rect>
                                <v:roundrect id="Rectángulo: esquinas redondeadas 835" o:spid="_x0000_s1116" style="position:absolute;left:13586;top:5555;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" fillcolor="#fbd4b4" strokecolor="white [3201]" strokeweight="3pt">
                                  <v:stroke startarrowwidth="narrow" startarrowlength="short" endarrowwidth="narrow" endarrowlength="short"/>
                                  <v:shadow on="t" color="black" opacity="23644f" origin=",.5" offset="0,.55556mm"/>
                                  <v:textbox inset="2.53958mm,2.53958mm,2.53958mm,2.53958mm">
                                    <w:txbxContent>
                                      <w:p w14:paraId="6CF7E238" w14:textId="77777777" w:rsidR="00F718CE" w:rsidRDefault="00F718CE">
                                        <w:pPr>
                                          <w:spacing w:line="240" w:lineRule="auto"/>
                                          <w:textDirection w:val="btLr"/>
                                        </w:pPr>
                                      </w:p>
                                    </w:txbxContent>
                                  </v:textbox>
                                </v:roundrect>
                                <v:rect id="Rectángulo 836" o:spid="_x0000_s1117" style="position:absolute;left:13656;top:5626;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" filled="f" stroked="f">
                                  <v:textbox inset=".1056mm,.1056mm,.1056mm,.1056mm">
                                    <w:txbxContent>
                                      <w:p w14:paraId="3371B215"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v:textbox>
                                </v:rect>
                                <v:shape id="Forma libre: forma 837" o:spid="_x0000_s1118" style="position:absolute;left:10930;top:7989;width:3382;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7579254" w14:textId="77777777" w:rsidR="00F718CE" w:rsidRDefault="00F718CE">
                                        <w:pPr>
                                          <w:spacing w:line="240" w:lineRule="auto"/>
                                          <w:textDirection w:val="btLr"/>
                                        </w:pPr>
                                      </w:p>
                                    </w:txbxContent>
                                  </v:textbox>
                                </v:shape>
                                <v:rect id="Rectángulo 838" o:spid="_x0000_s1119" style="position:absolute;left:12536;top:8066;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" filled="f" stroked="f">
                                  <v:textbox inset="1pt,0,1pt,0">
                                    <w:txbxContent>
                                      <w:p w14:paraId="3B716767" w14:textId="77777777" w:rsidR="00F718CE" w:rsidRDefault="00F718CE">
                                        <w:pPr>
                                          <w:spacing w:line="215" w:lineRule="auto"/>
                                          <w:jc w:val="center"/>
                                          <w:textDirection w:val="btLr"/>
                                        </w:pPr>
                                      </w:p>
                                    </w:txbxContent>
                                  </v:textbox>
                                </v:rect>
                                <v:roundrect id="Rectángulo: esquinas redondeadas 848" o:spid="_x0000_s1120" style="position:absolute;left:13586;top:8331;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" fillcolor="#c5d8f1" strokecolor="white [3201]" strokeweight="3pt">
                                  <v:stroke startarrowwidth="narrow" startarrowlength="short" endarrowwidth="narrow" endarrowlength="short"/>
                                  <v:shadow on="t" color="black" opacity="23644f" origin=",.5" offset="0,.55556mm"/>
                                  <v:textbox inset="2.53958mm,2.53958mm,2.53958mm,2.53958mm">
                                    <w:txbxContent>
                                      <w:p w14:paraId="5D447C1C" w14:textId="77777777" w:rsidR="00F718CE" w:rsidRDefault="00F718CE">
                                        <w:pPr>
                                          <w:spacing w:line="240" w:lineRule="auto"/>
                                          <w:textDirection w:val="btLr"/>
                                        </w:pPr>
                                      </w:p>
                                    </w:txbxContent>
                                  </v:textbox>
                                </v:roundrect>
                                <v:rect id="Rectángulo 859" o:spid="_x0000_s1121" style="position:absolute;left:13656;top:8402;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" filled="f" stroked="f">
                                  <v:textbox inset=".1056mm,.1056mm,.1056mm,.1056mm">
                                    <w:txbxContent>
                                      <w:p w14:paraId="5DA4744C" w14:textId="77777777" w:rsidR="00F718CE" w:rsidRDefault="00000000">
                                        <w:pPr>
                                          <w:spacing w:line="215" w:lineRule="auto"/>
                                          <w:jc w:val="center"/>
                                          <w:textDirection w:val="btLr"/>
                                        </w:pPr>
                                        <w:r>
                                          <w:rPr>
                                            <w:rFonts w:ascii="Cambria" w:eastAsia="Cambria" w:hAnsi="Cambria" w:cs="Cambria"/>
                                            <w:color w:val="000000"/>
                                            <w:sz w:val="12"/>
                                          </w:rPr>
                                          <w:t>BIOS</w:t>
                                        </w:r>
                                      </w:p>
                                    </w:txbxContent>
                                  </v:textbox>
                                </v:rect>
                                <v:shape id="Forma libre: forma 860" o:spid="_x0000_s1122" style="position:absolute;left:9682;top:9377;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6BF34070" w14:textId="77777777" w:rsidR="00F718CE" w:rsidRDefault="00F718CE">
                                        <w:pPr>
                                          <w:spacing w:line="240" w:lineRule="auto"/>
                                          <w:textDirection w:val="btLr"/>
                                        </w:pPr>
                                      </w:p>
                                    </w:txbxContent>
                                  </v:textbox>
                                </v:shape>
                                <v:rect id="Rectángulo 861" o:spid="_x0000_s1123" style="position:absolute;left:12473;top:9391;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" filled="f" stroked="f">
                                  <v:textbox inset="1pt,0,1pt,0">
                                    <w:txbxContent>
                                      <w:p w14:paraId="03877D1B" w14:textId="77777777" w:rsidR="00F718CE" w:rsidRDefault="00F718CE">
                                        <w:pPr>
                                          <w:spacing w:line="215" w:lineRule="auto"/>
                                          <w:jc w:val="center"/>
                                          <w:textDirection w:val="btLr"/>
                                        </w:pPr>
                                      </w:p>
                                    </w:txbxContent>
                                  </v:textbox>
                                </v:rect>
                                <v:roundrect id="Rectángulo: esquinas redondeadas 862" o:spid="_x0000_s1124" style="position:absolute;left:13586;top:11107;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" fillcolor="#76923c" strokecolor="white [3201]" strokeweight="3pt">
                                  <v:stroke startarrowwidth="narrow" startarrowlength="short" endarrowwidth="narrow" endarrowlength="short"/>
                                  <v:shadow on="t" color="black" opacity="23644f" origin=",.5" offset="0,.55556mm"/>
                                  <v:textbox inset="2.53958mm,2.53958mm,2.53958mm,2.53958mm">
                                    <w:txbxContent>
                                      <w:p w14:paraId="1802FE48" w14:textId="77777777" w:rsidR="00F718CE" w:rsidRDefault="00F718CE">
                                        <w:pPr>
                                          <w:spacing w:line="240" w:lineRule="auto"/>
                                          <w:textDirection w:val="btLr"/>
                                        </w:pPr>
                                      </w:p>
                                    </w:txbxContent>
                                  </v:textbox>
                                </v:roundrect>
                                <v:rect id="Rectángulo 864" o:spid="_x0000_s1125" style="position:absolute;left:13656;top:11178;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" filled="f" stroked="f">
                                  <v:textbox inset=".1056mm,.1056mm,.1056mm,.1056mm">
                                    <w:txbxContent>
                                      <w:p w14:paraId="0AE63564"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v:textbox>
                                </v:rect>
                              </v:group>
                            </v:group>
                          </v:group>
                        </v:group>
                      </v:group>
                      <w10:anchorlock/>
                    </v:group>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1435100</wp:posOffset>
                      </wp:positionH>
                      <wp:positionV relativeFrom="paragraph">
                        <wp:posOffset>292100</wp:posOffset>
                      </wp:positionV>
                      <wp:extent cx="295275" cy="285750"/>
                      <wp:effectExtent l="0" t="0" r="0" b="0"/>
                      <wp:wrapNone/>
                      <wp:docPr id="866" name="Elipse 866"/>
                      <wp:cNvGraphicFramePr/>
                      <a:graphic xmlns:a="http://schemas.openxmlformats.org/drawingml/2006/main">
                        <a:graphicData uri="http://schemas.microsoft.com/office/word/2010/wordprocessingShape">
                          <wps:wsp>
                            <wps:cNvSpPr/>
                            <wps:spPr>
                              <a:xfrm>
                                <a:off x="5222175" y="3660938"/>
                                <a:ext cx="247650" cy="238125"/>
                              </a:xfrm>
                              <a:prstGeom prst="ellipse">
                                <a:avLst/>
                              </a:prstGeom>
                              <a:solidFill>
                                <a:srgbClr val="FF0000"/>
                              </a:solidFill>
                              <a:ln w="9525" cap="flat" cmpd="sng">
                                <a:solidFill>
                                  <a:srgbClr val="FF0000"/>
                                </a:solidFill>
                                <a:prstDash val="solid"/>
                                <a:round/>
                                <a:headEnd type="none" w="sm" len="sm"/>
                                <a:tailEnd type="none" w="sm" len="sm"/>
                              </a:ln>
                            </wps:spPr>
                            <wps:txbx>
                              <w:txbxContent>
                                <w:p w14:paraId="607E316D" w14:textId="77777777" w:rsidR="00F718CE" w:rsidRDefault="00F71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Elipse 866" o:spid="_x0000_s1126" style="position:absolute;margin-left:113pt;margin-top:23pt;width:23.2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" fillcolor="red" strokecolor="red">
                      <v:stroke startarrowwidth="narrow" startarrowlength="short" endarrowwidth="narrow" endarrowlength="short"/>
                      <v:textbox inset="2.53958mm,2.53958mm,2.53958mm,2.53958mm">
                        <w:txbxContent>
                          <w:p w14:paraId="607E316D" w14:textId="77777777" w:rsidR="00F718CE" w:rsidRDefault="00F718CE">
                            <w:pPr>
                              <w:spacing w:line="240" w:lineRule="auto"/>
                              <w:textDirection w:val="btLr"/>
                            </w:pPr>
                          </w:p>
                        </w:txbxContent>
                      </v:textbox>
                    </v:oval>
                  </w:pict>
                </mc:Fallback>
              </mc:AlternateContent>
            </w:r>
          </w:p>
          <w:p w14:paraId="000002C5" w14:textId="77777777" w:rsidR="00F718CE" w:rsidRDefault="00000000">
            <w:pPr>
              <w:widowControl w:val="0"/>
              <w:rPr>
                <w:color w:val="666666"/>
              </w:rPr>
            </w:pPr>
            <w:r>
              <w:rPr>
                <w:b/>
              </w:rPr>
              <w:t>Imagen</w:t>
            </w:r>
            <w:r>
              <w:t xml:space="preserve"> 228116_i50</w:t>
            </w:r>
          </w:p>
        </w:tc>
      </w:tr>
      <w:tr w:rsidR="00F718CE" w14:paraId="7BC6BEE6" w14:textId="77777777">
        <w:tc>
          <w:tcPr>
            <w:tcW w:w="1731" w:type="dxa"/>
            <w:shd w:val="clear" w:color="auto" w:fill="auto"/>
            <w:tcMar>
              <w:top w:w="100" w:type="dxa"/>
              <w:left w:w="100" w:type="dxa"/>
              <w:bottom w:w="100" w:type="dxa"/>
              <w:right w:w="100" w:type="dxa"/>
            </w:tcMar>
          </w:tcPr>
          <w:p w14:paraId="000002C6" w14:textId="77777777" w:rsidR="00F718CE" w:rsidRDefault="00000000">
            <w:pPr>
              <w:widowControl w:val="0"/>
              <w:rPr>
                <w:b/>
              </w:rPr>
            </w:pPr>
            <w:r>
              <w:rPr>
                <w:b/>
              </w:rPr>
              <w:t>Punto caliente 3</w:t>
            </w:r>
          </w:p>
        </w:tc>
        <w:tc>
          <w:tcPr>
            <w:tcW w:w="6880" w:type="dxa"/>
            <w:shd w:val="clear" w:color="auto" w:fill="auto"/>
            <w:tcMar>
              <w:top w:w="100" w:type="dxa"/>
              <w:left w:w="100" w:type="dxa"/>
              <w:bottom w:w="100" w:type="dxa"/>
              <w:right w:w="100" w:type="dxa"/>
            </w:tcMar>
          </w:tcPr>
          <w:p w14:paraId="000002C7" w14:textId="77777777" w:rsidR="00F718CE" w:rsidRDefault="00000000">
            <w:pPr>
              <w:pBdr>
                <w:top w:val="nil"/>
                <w:left w:val="nil"/>
                <w:bottom w:val="nil"/>
                <w:right w:val="nil"/>
                <w:between w:val="nil"/>
              </w:pBdr>
              <w:tabs>
                <w:tab w:val="left" w:pos="851"/>
              </w:tabs>
              <w:rPr>
                <w:color w:val="000000"/>
              </w:rPr>
            </w:pPr>
            <w:r>
              <w:rPr>
                <w:b/>
                <w:color w:val="000000"/>
              </w:rPr>
              <w:t>Utilidades básicas.</w:t>
            </w:r>
            <w:r>
              <w:rPr>
                <w:color w:val="000000"/>
              </w:rPr>
              <w:t xml:space="preserve"> Como garante del correcto estado de equipos o fuentes de alimentación, termómetros, etc. </w:t>
            </w:r>
          </w:p>
          <w:p w14:paraId="000002C8" w14:textId="77777777" w:rsidR="00F718CE" w:rsidRDefault="00F718CE">
            <w:pPr>
              <w:widowControl w:val="0"/>
              <w:rPr>
                <w:color w:val="666666"/>
              </w:rPr>
            </w:pPr>
          </w:p>
        </w:tc>
        <w:tc>
          <w:tcPr>
            <w:tcW w:w="4801" w:type="dxa"/>
            <w:shd w:val="clear" w:color="auto" w:fill="auto"/>
            <w:tcMar>
              <w:top w:w="100" w:type="dxa"/>
              <w:left w:w="100" w:type="dxa"/>
              <w:bottom w:w="100" w:type="dxa"/>
              <w:right w:w="100" w:type="dxa"/>
            </w:tcMar>
          </w:tcPr>
          <w:p w14:paraId="000002C9" w14:textId="77777777" w:rsidR="00F718CE" w:rsidRDefault="00000000">
            <w:pPr>
              <w:widowControl w:val="0"/>
              <w:rPr>
                <w:color w:val="666666"/>
              </w:rPr>
            </w:pPr>
            <w:r>
              <w:rPr>
                <w:noProof/>
                <w:color w:val="FF0000"/>
              </w:rPr>
              <mc:AlternateContent>
                <mc:Choice Requires="wpg">
                  <w:drawing>
                    <wp:inline distT="0" distB="0" distL="0" distR="0">
                      <wp:extent cx="2524125" cy="1352550"/>
                      <wp:effectExtent l="0" t="0" r="0" b="0"/>
                      <wp:docPr id="868" name="Grupo 868"/>
                      <wp:cNvGraphicFramePr/>
                      <a:graphic xmlns:a="http://schemas.openxmlformats.org/drawingml/2006/main">
                        <a:graphicData uri="http://schemas.microsoft.com/office/word/2010/wordprocessingGroup">
                          <wpg:wgp>
                            <wpg:cNvGrpSpPr/>
                            <wpg:grpSpPr>
                              <a:xfrm>
                                <a:off x="0" y="0"/>
                                <a:ext cx="2524125" cy="1352550"/>
                                <a:chOff x="4083925" y="3103725"/>
                                <a:chExt cx="2524150" cy="1352575"/>
                              </a:xfrm>
                            </wpg:grpSpPr>
                            <wpg:grpSp>
                              <wpg:cNvPr id="876" name="Grupo 876"/>
                              <wpg:cNvGrpSpPr/>
                              <wpg:grpSpPr>
                                <a:xfrm>
                                  <a:off x="4083938" y="3103725"/>
                                  <a:ext cx="2524125" cy="1352550"/>
                                  <a:chOff x="4083925" y="3103625"/>
                                  <a:chExt cx="2524150" cy="1352850"/>
                                </a:xfrm>
                              </wpg:grpSpPr>
                              <wps:wsp>
                                <wps:cNvPr id="882" name="Rectángulo 882"/>
                                <wps:cNvSpPr/>
                                <wps:spPr>
                                  <a:xfrm>
                                    <a:off x="4083925" y="3103625"/>
                                    <a:ext cx="2524150" cy="1352850"/>
                                  </a:xfrm>
                                  <a:prstGeom prst="rect">
                                    <a:avLst/>
                                  </a:prstGeom>
                                  <a:noFill/>
                                  <a:ln>
                                    <a:noFill/>
                                  </a:ln>
                                </wps:spPr>
                                <wps:txbx>
                                  <w:txbxContent>
                                    <w:p w14:paraId="4A9DF380"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883" name="Grupo 883"/>
                                <wpg:cNvGrpSpPr/>
                                <wpg:grpSpPr>
                                  <a:xfrm>
                                    <a:off x="4083938" y="3103725"/>
                                    <a:ext cx="2524125" cy="1352550"/>
                                    <a:chOff x="4083925" y="3102525"/>
                                    <a:chExt cx="2524150" cy="1356200"/>
                                  </a:xfrm>
                                </wpg:grpSpPr>
                                <wps:wsp>
                                  <wps:cNvPr id="886" name="Rectángulo 886"/>
                                  <wps:cNvSpPr/>
                                  <wps:spPr>
                                    <a:xfrm>
                                      <a:off x="4083925" y="3102525"/>
                                      <a:ext cx="2524150" cy="1356200"/>
                                    </a:xfrm>
                                    <a:prstGeom prst="rect">
                                      <a:avLst/>
                                    </a:prstGeom>
                                    <a:noFill/>
                                    <a:ln>
                                      <a:noFill/>
                                    </a:ln>
                                  </wps:spPr>
                                  <wps:txbx>
                                    <w:txbxContent>
                                      <w:p w14:paraId="615D6A65"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887" name="Grupo 887"/>
                                  <wpg:cNvGrpSpPr/>
                                  <wpg:grpSpPr>
                                    <a:xfrm>
                                      <a:off x="4083938" y="3103725"/>
                                      <a:ext cx="2524125" cy="1352550"/>
                                      <a:chOff x="4083925" y="3065025"/>
                                      <a:chExt cx="2524150" cy="1395575"/>
                                    </a:xfrm>
                                  </wpg:grpSpPr>
                                  <wps:wsp>
                                    <wps:cNvPr id="889" name="Rectángulo 889"/>
                                    <wps:cNvSpPr/>
                                    <wps:spPr>
                                      <a:xfrm>
                                        <a:off x="4083925" y="3065025"/>
                                        <a:ext cx="2524150" cy="1395575"/>
                                      </a:xfrm>
                                      <a:prstGeom prst="rect">
                                        <a:avLst/>
                                      </a:prstGeom>
                                      <a:noFill/>
                                      <a:ln>
                                        <a:noFill/>
                                      </a:ln>
                                    </wps:spPr>
                                    <wps:txbx>
                                      <w:txbxContent>
                                        <w:p w14:paraId="6A0054A0"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892" name="Grupo 892"/>
                                    <wpg:cNvGrpSpPr/>
                                    <wpg:grpSpPr>
                                      <a:xfrm>
                                        <a:off x="4083938" y="3103725"/>
                                        <a:ext cx="2524125" cy="1352550"/>
                                        <a:chOff x="0" y="0"/>
                                        <a:chExt cx="2524125" cy="1431225"/>
                                      </a:xfrm>
                                    </wpg:grpSpPr>
                                    <wps:wsp>
                                      <wps:cNvPr id="894" name="Rectángulo 894"/>
                                      <wps:cNvSpPr/>
                                      <wps:spPr>
                                        <a:xfrm>
                                          <a:off x="0" y="0"/>
                                          <a:ext cx="2524125" cy="1431225"/>
                                        </a:xfrm>
                                        <a:prstGeom prst="rect">
                                          <a:avLst/>
                                        </a:prstGeom>
                                        <a:noFill/>
                                        <a:ln>
                                          <a:noFill/>
                                        </a:ln>
                                      </wps:spPr>
                                      <wps:txbx>
                                        <w:txbxContent>
                                          <w:p w14:paraId="2CC7FE9C"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28" name="Grupo 928"/>
                                      <wpg:cNvGrpSpPr/>
                                      <wpg:grpSpPr>
                                        <a:xfrm>
                                          <a:off x="0" y="0"/>
                                          <a:ext cx="2524125" cy="1352550"/>
                                          <a:chOff x="0" y="0"/>
                                          <a:chExt cx="2524125" cy="1352550"/>
                                        </a:xfrm>
                                      </wpg:grpSpPr>
                                      <wps:wsp>
                                        <wps:cNvPr id="929" name="Rectángulo 929"/>
                                        <wps:cNvSpPr/>
                                        <wps:spPr>
                                          <a:xfrm>
                                            <a:off x="0" y="0"/>
                                            <a:ext cx="2524125" cy="1352550"/>
                                          </a:xfrm>
                                          <a:prstGeom prst="rect">
                                            <a:avLst/>
                                          </a:prstGeom>
                                          <a:noFill/>
                                          <a:ln>
                                            <a:noFill/>
                                          </a:ln>
                                        </wps:spPr>
                                        <wps:txbx>
                                          <w:txbxContent>
                                            <w:p w14:paraId="4B3D62A8"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30" name="Rectángulo: esquinas redondeadas 930"/>
                                        <wps:cNvSpPr/>
                                        <wps:spPr>
                                          <a:xfrm>
                                            <a:off x="682737" y="555582"/>
                                            <a:ext cx="482770" cy="241385"/>
                                          </a:xfrm>
                                          <a:prstGeom prst="roundRect">
                                            <a:avLst>
                                              <a:gd name="adj" fmla="val 10000"/>
                                            </a:avLst>
                                          </a:prstGeom>
                                          <a:solidFill>
                                            <a:srgbClr val="5F497A"/>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602BD19A"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31" name="Rectángulo 931"/>
                                        <wps:cNvSpPr/>
                                        <wps:spPr>
                                          <a:xfrm>
                                            <a:off x="689807" y="562652"/>
                                            <a:ext cx="468630" cy="227245"/>
                                          </a:xfrm>
                                          <a:prstGeom prst="rect">
                                            <a:avLst/>
                                          </a:prstGeom>
                                          <a:noFill/>
                                          <a:ln>
                                            <a:noFill/>
                                          </a:ln>
                                        </wps:spPr>
                                        <wps:txbx>
                                          <w:txbxContent>
                                            <w:p w14:paraId="023E01D9"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wps:txbx>
                                        <wps:bodyPr spcFirstLastPara="1" wrap="square" lIns="3800" tIns="3800" rIns="3800" bIns="3800" anchor="ctr" anchorCtr="0">
                                          <a:noAutofit/>
                                        </wps:bodyPr>
                                      </wps:wsp>
                                      <wps:wsp>
                                        <wps:cNvPr id="932" name="Forma libre: forma 932"/>
                                        <wps:cNvSpPr/>
                                        <wps:spPr>
                                          <a:xfrm rot="-4249260">
                                            <a:off x="968156" y="382619"/>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5BC645A5"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33" name="Rectángulo 933"/>
                                        <wps:cNvSpPr/>
                                        <wps:spPr>
                                          <a:xfrm rot="-4249260">
                                            <a:off x="1247367" y="383986"/>
                                            <a:ext cx="29390" cy="29390"/>
                                          </a:xfrm>
                                          <a:prstGeom prst="rect">
                                            <a:avLst/>
                                          </a:prstGeom>
                                          <a:noFill/>
                                          <a:ln>
                                            <a:noFill/>
                                          </a:ln>
                                        </wps:spPr>
                                        <wps:txbx>
                                          <w:txbxContent>
                                            <w:p w14:paraId="4BA370A8"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34" name="Rectángulo: esquinas redondeadas 934"/>
                                        <wps:cNvSpPr/>
                                        <wps:spPr>
                                          <a:xfrm>
                                            <a:off x="1358616" y="396"/>
                                            <a:ext cx="482770" cy="241385"/>
                                          </a:xfrm>
                                          <a:prstGeom prst="roundRect">
                                            <a:avLst>
                                              <a:gd name="adj" fmla="val 10000"/>
                                            </a:avLst>
                                          </a:prstGeom>
                                          <a:solidFill>
                                            <a:srgbClr val="D99593"/>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3A7C5790"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35" name="Rectángulo 935"/>
                                        <wps:cNvSpPr/>
                                        <wps:spPr>
                                          <a:xfrm>
                                            <a:off x="1365686" y="7466"/>
                                            <a:ext cx="468630" cy="227245"/>
                                          </a:xfrm>
                                          <a:prstGeom prst="rect">
                                            <a:avLst/>
                                          </a:prstGeom>
                                          <a:noFill/>
                                          <a:ln>
                                            <a:noFill/>
                                          </a:ln>
                                        </wps:spPr>
                                        <wps:txbx>
                                          <w:txbxContent>
                                            <w:p w14:paraId="677E7F68"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wps:txbx>
                                        <wps:bodyPr spcFirstLastPara="1" wrap="square" lIns="3800" tIns="3800" rIns="3800" bIns="3800" anchor="ctr" anchorCtr="0">
                                          <a:noAutofit/>
                                        </wps:bodyPr>
                                      </wps:wsp>
                                      <wps:wsp>
                                        <wps:cNvPr id="936" name="Forma libre: forma 936"/>
                                        <wps:cNvSpPr/>
                                        <wps:spPr>
                                          <a:xfrm rot="-3310531">
                                            <a:off x="1092985" y="521416"/>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73CB216E"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37" name="Rectángulo 937"/>
                                        <wps:cNvSpPr/>
                                        <wps:spPr>
                                          <a:xfrm rot="-3310531">
                                            <a:off x="1253608" y="529024"/>
                                            <a:ext cx="16907" cy="16907"/>
                                          </a:xfrm>
                                          <a:prstGeom prst="rect">
                                            <a:avLst/>
                                          </a:prstGeom>
                                          <a:noFill/>
                                          <a:ln>
                                            <a:noFill/>
                                          </a:ln>
                                        </wps:spPr>
                                        <wps:txbx>
                                          <w:txbxContent>
                                            <w:p w14:paraId="682E1003"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38" name="Rectángulo: esquinas redondeadas 938"/>
                                        <wps:cNvSpPr/>
                                        <wps:spPr>
                                          <a:xfrm>
                                            <a:off x="1358616" y="277989"/>
                                            <a:ext cx="482770" cy="241385"/>
                                          </a:xfrm>
                                          <a:prstGeom prst="roundRect">
                                            <a:avLst>
                                              <a:gd name="adj" fmla="val 10000"/>
                                            </a:avLst>
                                          </a:prstGeom>
                                          <a:solidFill>
                                            <a:srgbClr val="B7CCE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0C1941D8"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39" name="Rectángulo 939"/>
                                        <wps:cNvSpPr/>
                                        <wps:spPr>
                                          <a:xfrm>
                                            <a:off x="1365686" y="285059"/>
                                            <a:ext cx="468630" cy="227245"/>
                                          </a:xfrm>
                                          <a:prstGeom prst="rect">
                                            <a:avLst/>
                                          </a:prstGeom>
                                          <a:noFill/>
                                          <a:ln>
                                            <a:noFill/>
                                          </a:ln>
                                        </wps:spPr>
                                        <wps:txbx>
                                          <w:txbxContent>
                                            <w:p w14:paraId="47221650"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wps:txbx>
                                        <wps:bodyPr spcFirstLastPara="1" wrap="square" lIns="3800" tIns="3800" rIns="3800" bIns="3800" anchor="ctr" anchorCtr="0">
                                          <a:noAutofit/>
                                        </wps:bodyPr>
                                      </wps:wsp>
                                      <wps:wsp>
                                        <wps:cNvPr id="940" name="Forma libre: forma 940"/>
                                        <wps:cNvSpPr/>
                                        <wps:spPr>
                                          <a:xfrm>
                                            <a:off x="1165508" y="660212"/>
                                            <a:ext cx="193108"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7518254F"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41" name="Rectángulo 941"/>
                                        <wps:cNvSpPr/>
                                        <wps:spPr>
                                          <a:xfrm>
                                            <a:off x="1257234" y="671447"/>
                                            <a:ext cx="9655" cy="9655"/>
                                          </a:xfrm>
                                          <a:prstGeom prst="rect">
                                            <a:avLst/>
                                          </a:prstGeom>
                                          <a:noFill/>
                                          <a:ln>
                                            <a:noFill/>
                                          </a:ln>
                                        </wps:spPr>
                                        <wps:txbx>
                                          <w:txbxContent>
                                            <w:p w14:paraId="6837F7CB"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42" name="Rectángulo: esquinas redondeadas 942"/>
                                        <wps:cNvSpPr/>
                                        <wps:spPr>
                                          <a:xfrm>
                                            <a:off x="1358616" y="555582"/>
                                            <a:ext cx="482770" cy="241385"/>
                                          </a:xfrm>
                                          <a:prstGeom prst="roundRect">
                                            <a:avLst>
                                              <a:gd name="adj" fmla="val 10000"/>
                                            </a:avLst>
                                          </a:prstGeom>
                                          <a:solidFill>
                                            <a:srgbClr val="FBD4B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2AE0C9DA"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43" name="Rectángulo 943"/>
                                        <wps:cNvSpPr/>
                                        <wps:spPr>
                                          <a:xfrm>
                                            <a:off x="1365686" y="562652"/>
                                            <a:ext cx="468630" cy="227245"/>
                                          </a:xfrm>
                                          <a:prstGeom prst="rect">
                                            <a:avLst/>
                                          </a:prstGeom>
                                          <a:noFill/>
                                          <a:ln>
                                            <a:noFill/>
                                          </a:ln>
                                        </wps:spPr>
                                        <wps:txbx>
                                          <w:txbxContent>
                                            <w:p w14:paraId="319883D4"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wps:txbx>
                                        <wps:bodyPr spcFirstLastPara="1" wrap="square" lIns="3800" tIns="3800" rIns="3800" bIns="3800" anchor="ctr" anchorCtr="0">
                                          <a:noAutofit/>
                                        </wps:bodyPr>
                                      </wps:wsp>
                                      <wps:wsp>
                                        <wps:cNvPr id="944" name="Forma libre: forma 944"/>
                                        <wps:cNvSpPr/>
                                        <wps:spPr>
                                          <a:xfrm rot="3310531">
                                            <a:off x="1092985" y="799009"/>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1869E43C"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45" name="Rectángulo 945"/>
                                        <wps:cNvSpPr/>
                                        <wps:spPr>
                                          <a:xfrm rot="3310531">
                                            <a:off x="1253608" y="806617"/>
                                            <a:ext cx="16907" cy="16907"/>
                                          </a:xfrm>
                                          <a:prstGeom prst="rect">
                                            <a:avLst/>
                                          </a:prstGeom>
                                          <a:noFill/>
                                          <a:ln>
                                            <a:noFill/>
                                          </a:ln>
                                        </wps:spPr>
                                        <wps:txbx>
                                          <w:txbxContent>
                                            <w:p w14:paraId="10499ED3"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46" name="Rectángulo: esquinas redondeadas 946"/>
                                        <wps:cNvSpPr/>
                                        <wps:spPr>
                                          <a:xfrm>
                                            <a:off x="1358616" y="833175"/>
                                            <a:ext cx="482770" cy="241385"/>
                                          </a:xfrm>
                                          <a:prstGeom prst="roundRect">
                                            <a:avLst>
                                              <a:gd name="adj" fmla="val 10000"/>
                                            </a:avLst>
                                          </a:prstGeom>
                                          <a:solidFill>
                                            <a:srgbClr val="C5D8F1"/>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0FC41ED1"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47" name="Rectángulo 947"/>
                                        <wps:cNvSpPr/>
                                        <wps:spPr>
                                          <a:xfrm>
                                            <a:off x="1365686" y="840245"/>
                                            <a:ext cx="468630" cy="227245"/>
                                          </a:xfrm>
                                          <a:prstGeom prst="rect">
                                            <a:avLst/>
                                          </a:prstGeom>
                                          <a:noFill/>
                                          <a:ln>
                                            <a:noFill/>
                                          </a:ln>
                                        </wps:spPr>
                                        <wps:txbx>
                                          <w:txbxContent>
                                            <w:p w14:paraId="393AA4CF" w14:textId="77777777" w:rsidR="00F718CE" w:rsidRDefault="00000000">
                                              <w:pPr>
                                                <w:spacing w:line="215" w:lineRule="auto"/>
                                                <w:jc w:val="center"/>
                                                <w:textDirection w:val="btLr"/>
                                              </w:pPr>
                                              <w:r>
                                                <w:rPr>
                                                  <w:rFonts w:ascii="Cambria" w:eastAsia="Cambria" w:hAnsi="Cambria" w:cs="Cambria"/>
                                                  <w:color w:val="000000"/>
                                                  <w:sz w:val="12"/>
                                                </w:rPr>
                                                <w:t>BIOS</w:t>
                                              </w:r>
                                            </w:p>
                                          </w:txbxContent>
                                        </wps:txbx>
                                        <wps:bodyPr spcFirstLastPara="1" wrap="square" lIns="3800" tIns="3800" rIns="3800" bIns="3800" anchor="ctr" anchorCtr="0">
                                          <a:noAutofit/>
                                        </wps:bodyPr>
                                      </wps:wsp>
                                      <wps:wsp>
                                        <wps:cNvPr id="948" name="Forma libre: forma 948"/>
                                        <wps:cNvSpPr/>
                                        <wps:spPr>
                                          <a:xfrm rot="4249260">
                                            <a:off x="968156" y="937806"/>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4F72F16E"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49" name="Rectángulo 949"/>
                                        <wps:cNvSpPr/>
                                        <wps:spPr>
                                          <a:xfrm rot="4249260">
                                            <a:off x="1247367" y="939172"/>
                                            <a:ext cx="29390" cy="29390"/>
                                          </a:xfrm>
                                          <a:prstGeom prst="rect">
                                            <a:avLst/>
                                          </a:prstGeom>
                                          <a:noFill/>
                                          <a:ln>
                                            <a:noFill/>
                                          </a:ln>
                                        </wps:spPr>
                                        <wps:txbx>
                                          <w:txbxContent>
                                            <w:p w14:paraId="3FEE4A4C"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50" name="Rectángulo: esquinas redondeadas 950"/>
                                        <wps:cNvSpPr/>
                                        <wps:spPr>
                                          <a:xfrm>
                                            <a:off x="1358616" y="1110768"/>
                                            <a:ext cx="482770" cy="241385"/>
                                          </a:xfrm>
                                          <a:prstGeom prst="roundRect">
                                            <a:avLst>
                                              <a:gd name="adj" fmla="val 10000"/>
                                            </a:avLst>
                                          </a:prstGeom>
                                          <a:solidFill>
                                            <a:srgbClr val="76923C"/>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17ED6778"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51" name="Rectángulo 951"/>
                                        <wps:cNvSpPr/>
                                        <wps:spPr>
                                          <a:xfrm>
                                            <a:off x="1365686" y="1117838"/>
                                            <a:ext cx="468630" cy="227245"/>
                                          </a:xfrm>
                                          <a:prstGeom prst="rect">
                                            <a:avLst/>
                                          </a:prstGeom>
                                          <a:noFill/>
                                          <a:ln>
                                            <a:noFill/>
                                          </a:ln>
                                        </wps:spPr>
                                        <wps:txbx>
                                          <w:txbxContent>
                                            <w:p w14:paraId="463A7D75"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wps:txbx>
                                        <wps:bodyPr spcFirstLastPara="1" wrap="square" lIns="3800" tIns="3800" rIns="3800" bIns="3800" anchor="ctr" anchorCtr="0">
                                          <a:noAutofit/>
                                        </wps:bodyPr>
                                      </wps:wsp>
                                    </wpg:grpSp>
                                  </wpg:grpSp>
                                </wpg:grpSp>
                              </wpg:grpSp>
                            </wpg:grpSp>
                          </wpg:wgp>
                        </a:graphicData>
                      </a:graphic>
                    </wp:inline>
                  </w:drawing>
                </mc:Choice>
                <mc:Fallback>
                  <w:pict>
                    <v:group id="Grupo 868" o:spid="_x0000_s1127" style="width:198.75pt;height:106.5pt;mso-position-horizontal-relative:char;mso-position-vertical-relative:line" coordorigin="40839,31037" coordsize="25241,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">
                      <v:group id="Grupo 876" o:spid="_x0000_s1128" style="position:absolute;left:40839;top:31037;width:25241;height:13525" coordorigin="40839,31036" coordsize="25241,1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rect id="Rectángulo 882" o:spid="_x0000_s1129" style="position:absolute;left:40839;top:31036;width:25241;height:1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" filled="f" stroked="f">
                          <v:textbox inset="2.53958mm,2.53958mm,2.53958mm,2.53958mm">
                            <w:txbxContent>
                              <w:p w14:paraId="4A9DF380" w14:textId="77777777" w:rsidR="00F718CE" w:rsidRDefault="00F718CE">
                                <w:pPr>
                                  <w:spacing w:line="240" w:lineRule="auto"/>
                                  <w:textDirection w:val="btLr"/>
                                </w:pPr>
                              </w:p>
                            </w:txbxContent>
                          </v:textbox>
                        </v:rect>
                        <v:group id="Grupo 883" o:spid="_x0000_s1130" style="position:absolute;left:40839;top:31037;width:25241;height:13525" coordorigin="40839,31025" coordsize="25241,1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rect id="Rectángulo 886" o:spid="_x0000_s1131" style="position:absolute;left:40839;top:31025;width:25241;height:1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" filled="f" stroked="f">
                            <v:textbox inset="2.53958mm,2.53958mm,2.53958mm,2.53958mm">
                              <w:txbxContent>
                                <w:p w14:paraId="615D6A65" w14:textId="77777777" w:rsidR="00F718CE" w:rsidRDefault="00F718CE">
                                  <w:pPr>
                                    <w:spacing w:line="240" w:lineRule="auto"/>
                                    <w:textDirection w:val="btLr"/>
                                  </w:pPr>
                                </w:p>
                              </w:txbxContent>
                            </v:textbox>
                          </v:rect>
                          <v:group id="Grupo 887" o:spid="_x0000_s1132" style="position:absolute;left:40839;top:31037;width:25241;height:13525" coordorigin="40839,30650" coordsize="25241,1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rect id="Rectángulo 889" o:spid="_x0000_s1133" style="position:absolute;left:40839;top:30650;width:25241;height:1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" filled="f" stroked="f">
                              <v:textbox inset="2.53958mm,2.53958mm,2.53958mm,2.53958mm">
                                <w:txbxContent>
                                  <w:p w14:paraId="6A0054A0" w14:textId="77777777" w:rsidR="00F718CE" w:rsidRDefault="00F718CE">
                                    <w:pPr>
                                      <w:spacing w:line="240" w:lineRule="auto"/>
                                      <w:textDirection w:val="btLr"/>
                                    </w:pPr>
                                  </w:p>
                                </w:txbxContent>
                              </v:textbox>
                            </v:rect>
                            <v:group id="Grupo 892" o:spid="_x0000_s1134" style="position:absolute;left:40839;top:31037;width:25241;height:13525" coordsize="25241,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rect id="Rectángulo 894" o:spid="_x0000_s1135" style="position:absolute;width:25241;height:1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" filled="f" stroked="f">
                                <v:textbox inset="2.53958mm,2.53958mm,2.53958mm,2.53958mm">
                                  <w:txbxContent>
                                    <w:p w14:paraId="2CC7FE9C" w14:textId="77777777" w:rsidR="00F718CE" w:rsidRDefault="00F718CE">
                                      <w:pPr>
                                        <w:spacing w:line="240" w:lineRule="auto"/>
                                        <w:textDirection w:val="btLr"/>
                                      </w:pPr>
                                    </w:p>
                                  </w:txbxContent>
                                </v:textbox>
                              </v:rect>
                              <v:group id="Grupo 928" o:spid="_x0000_s1136" style="position:absolute;width:25241;height:13525" coordsize="25241,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">
                                <v:rect id="Rectángulo 929" o:spid="_x0000_s1137" style="position:absolute;width:25241;height:1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" filled="f" stroked="f">
                                  <v:textbox inset="2.53958mm,2.53958mm,2.53958mm,2.53958mm">
                                    <w:txbxContent>
                                      <w:p w14:paraId="4B3D62A8" w14:textId="77777777" w:rsidR="00F718CE" w:rsidRDefault="00F718CE">
                                        <w:pPr>
                                          <w:spacing w:line="240" w:lineRule="auto"/>
                                          <w:textDirection w:val="btLr"/>
                                        </w:pPr>
                                      </w:p>
                                    </w:txbxContent>
                                  </v:textbox>
                                </v:rect>
                                <v:roundrect id="Rectángulo: esquinas redondeadas 930" o:spid="_x0000_s1138" style="position:absolute;left:6827;top:5555;width:4828;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" fillcolor="#5f497a" strokecolor="white [3201]" strokeweight="3pt">
                                  <v:stroke startarrowwidth="narrow" startarrowlength="short" endarrowwidth="narrow" endarrowlength="short"/>
                                  <v:shadow on="t" color="black" opacity="23644f" origin=",.5" offset="0,.55556mm"/>
                                  <v:textbox inset="2.53958mm,2.53958mm,2.53958mm,2.53958mm">
                                    <w:txbxContent>
                                      <w:p w14:paraId="602BD19A" w14:textId="77777777" w:rsidR="00F718CE" w:rsidRDefault="00F718CE">
                                        <w:pPr>
                                          <w:spacing w:line="240" w:lineRule="auto"/>
                                          <w:textDirection w:val="btLr"/>
                                        </w:pPr>
                                      </w:p>
                                    </w:txbxContent>
                                  </v:textbox>
                                </v:roundrect>
                                <v:rect id="Rectángulo 931" o:spid="_x0000_s1139" style="position:absolute;left:6898;top:5626;width:4686;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" filled="f" stroked="f">
                                  <v:textbox inset=".1056mm,.1056mm,.1056mm,.1056mm">
                                    <w:txbxContent>
                                      <w:p w14:paraId="023E01D9"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v:textbox>
                                </v:rect>
                                <v:shape id="Forma libre: forma 932" o:spid="_x0000_s1140" style="position:absolute;left:9682;top:3825;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BC645A5" w14:textId="77777777" w:rsidR="00F718CE" w:rsidRDefault="00F718CE">
                                        <w:pPr>
                                          <w:spacing w:line="240" w:lineRule="auto"/>
                                          <w:textDirection w:val="btLr"/>
                                        </w:pPr>
                                      </w:p>
                                    </w:txbxContent>
                                  </v:textbox>
                                </v:shape>
                                <v:rect id="Rectángulo 933" o:spid="_x0000_s1141" style="position:absolute;left:12473;top:3839;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" filled="f" stroked="f">
                                  <v:textbox inset="1pt,0,1pt,0">
                                    <w:txbxContent>
                                      <w:p w14:paraId="4BA370A8" w14:textId="77777777" w:rsidR="00F718CE" w:rsidRDefault="00F718CE">
                                        <w:pPr>
                                          <w:spacing w:line="215" w:lineRule="auto"/>
                                          <w:jc w:val="center"/>
                                          <w:textDirection w:val="btLr"/>
                                        </w:pPr>
                                      </w:p>
                                    </w:txbxContent>
                                  </v:textbox>
                                </v:rect>
                                <v:roundrect id="Rectángulo: esquinas redondeadas 934" o:spid="_x0000_s1142" style="position:absolute;left:13586;top:3;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" fillcolor="#d99593" strokecolor="white [3201]" strokeweight="3pt">
                                  <v:stroke startarrowwidth="narrow" startarrowlength="short" endarrowwidth="narrow" endarrowlength="short"/>
                                  <v:shadow on="t" color="black" opacity="23644f" origin=",.5" offset="0,.55556mm"/>
                                  <v:textbox inset="2.53958mm,2.53958mm,2.53958mm,2.53958mm">
                                    <w:txbxContent>
                                      <w:p w14:paraId="3A7C5790" w14:textId="77777777" w:rsidR="00F718CE" w:rsidRDefault="00F718CE">
                                        <w:pPr>
                                          <w:spacing w:line="240" w:lineRule="auto"/>
                                          <w:textDirection w:val="btLr"/>
                                        </w:pPr>
                                      </w:p>
                                    </w:txbxContent>
                                  </v:textbox>
                                </v:roundrect>
                                <v:rect id="Rectángulo 935" o:spid="_x0000_s1143" style="position:absolute;left:13656;top:74;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" filled="f" stroked="f">
                                  <v:textbox inset=".1056mm,.1056mm,.1056mm,.1056mm">
                                    <w:txbxContent>
                                      <w:p w14:paraId="677E7F68"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v:textbox>
                                </v:rect>
                                <v:shape id="Forma libre: forma 936" o:spid="_x0000_s1144" style="position:absolute;left:10930;top:5214;width:3381;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3CB216E" w14:textId="77777777" w:rsidR="00F718CE" w:rsidRDefault="00F718CE">
                                        <w:pPr>
                                          <w:spacing w:line="240" w:lineRule="auto"/>
                                          <w:textDirection w:val="btLr"/>
                                        </w:pPr>
                                      </w:p>
                                    </w:txbxContent>
                                  </v:textbox>
                                </v:shape>
                                <v:rect id="Rectángulo 937" o:spid="_x0000_s1145" style="position:absolute;left:12536;top:5290;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" filled="f" stroked="f">
                                  <v:textbox inset="1pt,0,1pt,0">
                                    <w:txbxContent>
                                      <w:p w14:paraId="682E1003" w14:textId="77777777" w:rsidR="00F718CE" w:rsidRDefault="00F718CE">
                                        <w:pPr>
                                          <w:spacing w:line="215" w:lineRule="auto"/>
                                          <w:jc w:val="center"/>
                                          <w:textDirection w:val="btLr"/>
                                        </w:pPr>
                                      </w:p>
                                    </w:txbxContent>
                                  </v:textbox>
                                </v:rect>
                                <v:roundrect id="Rectángulo: esquinas redondeadas 938" o:spid="_x0000_s1146" style="position:absolute;left:13586;top:2779;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" fillcolor="#b7cce4" strokecolor="white [3201]" strokeweight="3pt">
                                  <v:stroke startarrowwidth="narrow" startarrowlength="short" endarrowwidth="narrow" endarrowlength="short"/>
                                  <v:shadow on="t" color="black" opacity="23644f" origin=",.5" offset="0,.55556mm"/>
                                  <v:textbox inset="2.53958mm,2.53958mm,2.53958mm,2.53958mm">
                                    <w:txbxContent>
                                      <w:p w14:paraId="0C1941D8" w14:textId="77777777" w:rsidR="00F718CE" w:rsidRDefault="00F718CE">
                                        <w:pPr>
                                          <w:spacing w:line="240" w:lineRule="auto"/>
                                          <w:textDirection w:val="btLr"/>
                                        </w:pPr>
                                      </w:p>
                                    </w:txbxContent>
                                  </v:textbox>
                                </v:roundrect>
                                <v:rect id="Rectángulo 939" o:spid="_x0000_s1147" style="position:absolute;left:13656;top:2850;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" filled="f" stroked="f">
                                  <v:textbox inset=".1056mm,.1056mm,.1056mm,.1056mm">
                                    <w:txbxContent>
                                      <w:p w14:paraId="47221650"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v:textbox>
                                </v:rect>
                                <v:shape id="Forma libre: forma 940" o:spid="_x0000_s1148" style="position:absolute;left:11655;top:6602;width:1931;height:32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518254F" w14:textId="77777777" w:rsidR="00F718CE" w:rsidRDefault="00F718CE">
                                        <w:pPr>
                                          <w:spacing w:line="240" w:lineRule="auto"/>
                                          <w:textDirection w:val="btLr"/>
                                        </w:pPr>
                                      </w:p>
                                    </w:txbxContent>
                                  </v:textbox>
                                </v:shape>
                                <v:rect id="Rectángulo 941" o:spid="_x0000_s1149" style="position:absolute;left:12572;top:6714;width:96;height: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" filled="f" stroked="f">
                                  <v:textbox inset="1pt,0,1pt,0">
                                    <w:txbxContent>
                                      <w:p w14:paraId="6837F7CB" w14:textId="77777777" w:rsidR="00F718CE" w:rsidRDefault="00F718CE">
                                        <w:pPr>
                                          <w:spacing w:line="215" w:lineRule="auto"/>
                                          <w:jc w:val="center"/>
                                          <w:textDirection w:val="btLr"/>
                                        </w:pPr>
                                      </w:p>
                                    </w:txbxContent>
                                  </v:textbox>
                                </v:rect>
                                <v:roundrect id="Rectángulo: esquinas redondeadas 942" o:spid="_x0000_s1150" style="position:absolute;left:13586;top:5555;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" fillcolor="#fbd4b4" strokecolor="white [3201]" strokeweight="3pt">
                                  <v:stroke startarrowwidth="narrow" startarrowlength="short" endarrowwidth="narrow" endarrowlength="short"/>
                                  <v:shadow on="t" color="black" opacity="23644f" origin=",.5" offset="0,.55556mm"/>
                                  <v:textbox inset="2.53958mm,2.53958mm,2.53958mm,2.53958mm">
                                    <w:txbxContent>
                                      <w:p w14:paraId="2AE0C9DA" w14:textId="77777777" w:rsidR="00F718CE" w:rsidRDefault="00F718CE">
                                        <w:pPr>
                                          <w:spacing w:line="240" w:lineRule="auto"/>
                                          <w:textDirection w:val="btLr"/>
                                        </w:pPr>
                                      </w:p>
                                    </w:txbxContent>
                                  </v:textbox>
                                </v:roundrect>
                                <v:rect id="Rectángulo 943" o:spid="_x0000_s1151" style="position:absolute;left:13656;top:5626;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" filled="f" stroked="f">
                                  <v:textbox inset=".1056mm,.1056mm,.1056mm,.1056mm">
                                    <w:txbxContent>
                                      <w:p w14:paraId="319883D4"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v:textbox>
                                </v:rect>
                                <v:shape id="Forma libre: forma 944" o:spid="_x0000_s1152" style="position:absolute;left:10930;top:7989;width:3382;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869E43C" w14:textId="77777777" w:rsidR="00F718CE" w:rsidRDefault="00F718CE">
                                        <w:pPr>
                                          <w:spacing w:line="240" w:lineRule="auto"/>
                                          <w:textDirection w:val="btLr"/>
                                        </w:pPr>
                                      </w:p>
                                    </w:txbxContent>
                                  </v:textbox>
                                </v:shape>
                                <v:rect id="Rectángulo 945" o:spid="_x0000_s1153" style="position:absolute;left:12536;top:8066;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" filled="f" stroked="f">
                                  <v:textbox inset="1pt,0,1pt,0">
                                    <w:txbxContent>
                                      <w:p w14:paraId="10499ED3" w14:textId="77777777" w:rsidR="00F718CE" w:rsidRDefault="00F718CE">
                                        <w:pPr>
                                          <w:spacing w:line="215" w:lineRule="auto"/>
                                          <w:jc w:val="center"/>
                                          <w:textDirection w:val="btLr"/>
                                        </w:pPr>
                                      </w:p>
                                    </w:txbxContent>
                                  </v:textbox>
                                </v:rect>
                                <v:roundrect id="Rectángulo: esquinas redondeadas 946" o:spid="_x0000_s1154" style="position:absolute;left:13586;top:8331;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" fillcolor="#c5d8f1" strokecolor="white [3201]" strokeweight="3pt">
                                  <v:stroke startarrowwidth="narrow" startarrowlength="short" endarrowwidth="narrow" endarrowlength="short"/>
                                  <v:shadow on="t" color="black" opacity="23644f" origin=",.5" offset="0,.55556mm"/>
                                  <v:textbox inset="2.53958mm,2.53958mm,2.53958mm,2.53958mm">
                                    <w:txbxContent>
                                      <w:p w14:paraId="0FC41ED1" w14:textId="77777777" w:rsidR="00F718CE" w:rsidRDefault="00F718CE">
                                        <w:pPr>
                                          <w:spacing w:line="240" w:lineRule="auto"/>
                                          <w:textDirection w:val="btLr"/>
                                        </w:pPr>
                                      </w:p>
                                    </w:txbxContent>
                                  </v:textbox>
                                </v:roundrect>
                                <v:rect id="Rectángulo 947" o:spid="_x0000_s1155" style="position:absolute;left:13656;top:8402;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" filled="f" stroked="f">
                                  <v:textbox inset=".1056mm,.1056mm,.1056mm,.1056mm">
                                    <w:txbxContent>
                                      <w:p w14:paraId="393AA4CF" w14:textId="77777777" w:rsidR="00F718CE" w:rsidRDefault="00000000">
                                        <w:pPr>
                                          <w:spacing w:line="215" w:lineRule="auto"/>
                                          <w:jc w:val="center"/>
                                          <w:textDirection w:val="btLr"/>
                                        </w:pPr>
                                        <w:r>
                                          <w:rPr>
                                            <w:rFonts w:ascii="Cambria" w:eastAsia="Cambria" w:hAnsi="Cambria" w:cs="Cambria"/>
                                            <w:color w:val="000000"/>
                                            <w:sz w:val="12"/>
                                          </w:rPr>
                                          <w:t>BIOS</w:t>
                                        </w:r>
                                      </w:p>
                                    </w:txbxContent>
                                  </v:textbox>
                                </v:rect>
                                <v:shape id="Forma libre: forma 948" o:spid="_x0000_s1156" style="position:absolute;left:9682;top:9377;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F72F16E" w14:textId="77777777" w:rsidR="00F718CE" w:rsidRDefault="00F718CE">
                                        <w:pPr>
                                          <w:spacing w:line="240" w:lineRule="auto"/>
                                          <w:textDirection w:val="btLr"/>
                                        </w:pPr>
                                      </w:p>
                                    </w:txbxContent>
                                  </v:textbox>
                                </v:shape>
                                <v:rect id="Rectángulo 949" o:spid="_x0000_s1157" style="position:absolute;left:12473;top:9391;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" filled="f" stroked="f">
                                  <v:textbox inset="1pt,0,1pt,0">
                                    <w:txbxContent>
                                      <w:p w14:paraId="3FEE4A4C" w14:textId="77777777" w:rsidR="00F718CE" w:rsidRDefault="00F718CE">
                                        <w:pPr>
                                          <w:spacing w:line="215" w:lineRule="auto"/>
                                          <w:jc w:val="center"/>
                                          <w:textDirection w:val="btLr"/>
                                        </w:pPr>
                                      </w:p>
                                    </w:txbxContent>
                                  </v:textbox>
                                </v:rect>
                                <v:roundrect id="Rectángulo: esquinas redondeadas 950" o:spid="_x0000_s1158" style="position:absolute;left:13586;top:11107;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" fillcolor="#76923c" strokecolor="white [3201]" strokeweight="3pt">
                                  <v:stroke startarrowwidth="narrow" startarrowlength="short" endarrowwidth="narrow" endarrowlength="short"/>
                                  <v:shadow on="t" color="black" opacity="23644f" origin=",.5" offset="0,.55556mm"/>
                                  <v:textbox inset="2.53958mm,2.53958mm,2.53958mm,2.53958mm">
                                    <w:txbxContent>
                                      <w:p w14:paraId="17ED6778" w14:textId="77777777" w:rsidR="00F718CE" w:rsidRDefault="00F718CE">
                                        <w:pPr>
                                          <w:spacing w:line="240" w:lineRule="auto"/>
                                          <w:textDirection w:val="btLr"/>
                                        </w:pPr>
                                      </w:p>
                                    </w:txbxContent>
                                  </v:textbox>
                                </v:roundrect>
                                <v:rect id="Rectángulo 951" o:spid="_x0000_s1159" style="position:absolute;left:13656;top:11178;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" filled="f" stroked="f">
                                  <v:textbox inset=".1056mm,.1056mm,.1056mm,.1056mm">
                                    <w:txbxContent>
                                      <w:p w14:paraId="463A7D75"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v:textbox>
                                </v:rect>
                              </v:group>
                            </v:group>
                          </v:group>
                        </v:group>
                      </v:group>
                      <w10:anchorlock/>
                    </v:group>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1435100</wp:posOffset>
                      </wp:positionH>
                      <wp:positionV relativeFrom="paragraph">
                        <wp:posOffset>558800</wp:posOffset>
                      </wp:positionV>
                      <wp:extent cx="295275" cy="285750"/>
                      <wp:effectExtent l="0" t="0" r="0" b="0"/>
                      <wp:wrapNone/>
                      <wp:docPr id="952" name="Elipse 952"/>
                      <wp:cNvGraphicFramePr/>
                      <a:graphic xmlns:a="http://schemas.openxmlformats.org/drawingml/2006/main">
                        <a:graphicData uri="http://schemas.microsoft.com/office/word/2010/wordprocessingShape">
                          <wps:wsp>
                            <wps:cNvSpPr/>
                            <wps:spPr>
                              <a:xfrm>
                                <a:off x="5222175" y="3660938"/>
                                <a:ext cx="247650" cy="238125"/>
                              </a:xfrm>
                              <a:prstGeom prst="ellipse">
                                <a:avLst/>
                              </a:prstGeom>
                              <a:solidFill>
                                <a:srgbClr val="FF0000"/>
                              </a:solidFill>
                              <a:ln w="9525" cap="flat" cmpd="sng">
                                <a:solidFill>
                                  <a:srgbClr val="FF0000"/>
                                </a:solidFill>
                                <a:prstDash val="solid"/>
                                <a:round/>
                                <a:headEnd type="none" w="sm" len="sm"/>
                                <a:tailEnd type="none" w="sm" len="sm"/>
                              </a:ln>
                            </wps:spPr>
                            <wps:txbx>
                              <w:txbxContent>
                                <w:p w14:paraId="34820A02" w14:textId="77777777" w:rsidR="00F718CE" w:rsidRDefault="00F71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Elipse 952" o:spid="_x0000_s1160" style="position:absolute;margin-left:113pt;margin-top:44pt;width:23.2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" fillcolor="red" strokecolor="red">
                      <v:stroke startarrowwidth="narrow" startarrowlength="short" endarrowwidth="narrow" endarrowlength="short"/>
                      <v:textbox inset="2.53958mm,2.53958mm,2.53958mm,2.53958mm">
                        <w:txbxContent>
                          <w:p w14:paraId="34820A02" w14:textId="77777777" w:rsidR="00F718CE" w:rsidRDefault="00F718CE">
                            <w:pPr>
                              <w:spacing w:line="240" w:lineRule="auto"/>
                              <w:textDirection w:val="btLr"/>
                            </w:pPr>
                          </w:p>
                        </w:txbxContent>
                      </v:textbox>
                    </v:oval>
                  </w:pict>
                </mc:Fallback>
              </mc:AlternateContent>
            </w:r>
          </w:p>
          <w:p w14:paraId="000002CA" w14:textId="77777777" w:rsidR="00F718CE" w:rsidRDefault="00000000">
            <w:pPr>
              <w:widowControl w:val="0"/>
              <w:rPr>
                <w:color w:val="666666"/>
              </w:rPr>
            </w:pPr>
            <w:r>
              <w:rPr>
                <w:b/>
              </w:rPr>
              <w:t>Imagen</w:t>
            </w:r>
            <w:r>
              <w:t xml:space="preserve"> 228116_i51</w:t>
            </w:r>
          </w:p>
        </w:tc>
      </w:tr>
      <w:tr w:rsidR="00F718CE" w14:paraId="382D8248" w14:textId="77777777">
        <w:tc>
          <w:tcPr>
            <w:tcW w:w="1731" w:type="dxa"/>
            <w:shd w:val="clear" w:color="auto" w:fill="auto"/>
            <w:tcMar>
              <w:top w:w="100" w:type="dxa"/>
              <w:left w:w="100" w:type="dxa"/>
              <w:bottom w:w="100" w:type="dxa"/>
              <w:right w:w="100" w:type="dxa"/>
            </w:tcMar>
          </w:tcPr>
          <w:p w14:paraId="000002CB" w14:textId="77777777" w:rsidR="00F718CE" w:rsidRDefault="00000000">
            <w:pPr>
              <w:widowControl w:val="0"/>
              <w:rPr>
                <w:b/>
              </w:rPr>
            </w:pPr>
            <w:r>
              <w:rPr>
                <w:b/>
              </w:rPr>
              <w:t>Punto caliente 4</w:t>
            </w:r>
          </w:p>
        </w:tc>
        <w:tc>
          <w:tcPr>
            <w:tcW w:w="6880" w:type="dxa"/>
            <w:shd w:val="clear" w:color="auto" w:fill="auto"/>
            <w:tcMar>
              <w:top w:w="100" w:type="dxa"/>
              <w:left w:w="100" w:type="dxa"/>
              <w:bottom w:w="100" w:type="dxa"/>
              <w:right w:w="100" w:type="dxa"/>
            </w:tcMar>
          </w:tcPr>
          <w:p w14:paraId="000002CC" w14:textId="77777777" w:rsidR="00F718CE" w:rsidRDefault="00000000">
            <w:pPr>
              <w:pBdr>
                <w:top w:val="nil"/>
                <w:left w:val="nil"/>
                <w:bottom w:val="nil"/>
                <w:right w:val="nil"/>
                <w:between w:val="nil"/>
              </w:pBdr>
              <w:tabs>
                <w:tab w:val="left" w:pos="851"/>
              </w:tabs>
              <w:jc w:val="both"/>
              <w:rPr>
                <w:color w:val="666666"/>
              </w:rPr>
            </w:pPr>
            <w:r>
              <w:rPr>
                <w:b/>
                <w:color w:val="000000"/>
              </w:rPr>
              <w:t>BIOS.</w:t>
            </w:r>
            <w:r>
              <w:rPr>
                <w:color w:val="000000"/>
              </w:rPr>
              <w:t xml:space="preserve"> El sistema básico de entrada y salida (</w:t>
            </w:r>
            <w:r>
              <w:rPr>
                <w:i/>
                <w:color w:val="000000"/>
              </w:rPr>
              <w:t>Basic Input and Output System)</w:t>
            </w:r>
            <w:r>
              <w:rPr>
                <w:color w:val="000000"/>
              </w:rPr>
              <w:t xml:space="preserve"> es el programa de información básica del sistema de control que garantiza la comunicación entre la computadora y el mundo exterior. </w:t>
            </w:r>
          </w:p>
        </w:tc>
        <w:tc>
          <w:tcPr>
            <w:tcW w:w="4801" w:type="dxa"/>
            <w:shd w:val="clear" w:color="auto" w:fill="auto"/>
            <w:tcMar>
              <w:top w:w="100" w:type="dxa"/>
              <w:left w:w="100" w:type="dxa"/>
              <w:bottom w:w="100" w:type="dxa"/>
              <w:right w:w="100" w:type="dxa"/>
            </w:tcMar>
          </w:tcPr>
          <w:p w14:paraId="000002CD" w14:textId="77777777" w:rsidR="00F718CE" w:rsidRDefault="00000000">
            <w:pPr>
              <w:widowControl w:val="0"/>
              <w:rPr>
                <w:color w:val="666666"/>
              </w:rPr>
            </w:pPr>
            <w:r>
              <w:rPr>
                <w:noProof/>
                <w:color w:val="FF0000"/>
              </w:rPr>
              <mc:AlternateContent>
                <mc:Choice Requires="wpg">
                  <w:drawing>
                    <wp:inline distT="0" distB="0" distL="0" distR="0">
                      <wp:extent cx="2524125" cy="1352550"/>
                      <wp:effectExtent l="0" t="0" r="0" b="0"/>
                      <wp:docPr id="953" name="Grupo 953"/>
                      <wp:cNvGraphicFramePr/>
                      <a:graphic xmlns:a="http://schemas.openxmlformats.org/drawingml/2006/main">
                        <a:graphicData uri="http://schemas.microsoft.com/office/word/2010/wordprocessingGroup">
                          <wpg:wgp>
                            <wpg:cNvGrpSpPr/>
                            <wpg:grpSpPr>
                              <a:xfrm>
                                <a:off x="0" y="0"/>
                                <a:ext cx="2524125" cy="1352550"/>
                                <a:chOff x="4083925" y="3103725"/>
                                <a:chExt cx="2524150" cy="1352575"/>
                              </a:xfrm>
                            </wpg:grpSpPr>
                            <wpg:grpSp>
                              <wpg:cNvPr id="954" name="Grupo 954"/>
                              <wpg:cNvGrpSpPr/>
                              <wpg:grpSpPr>
                                <a:xfrm>
                                  <a:off x="4083938" y="3103725"/>
                                  <a:ext cx="2524125" cy="1352550"/>
                                  <a:chOff x="4083925" y="3103625"/>
                                  <a:chExt cx="2524150" cy="1352850"/>
                                </a:xfrm>
                              </wpg:grpSpPr>
                              <wps:wsp>
                                <wps:cNvPr id="955" name="Rectángulo 955"/>
                                <wps:cNvSpPr/>
                                <wps:spPr>
                                  <a:xfrm>
                                    <a:off x="4083925" y="3103625"/>
                                    <a:ext cx="2524150" cy="1352850"/>
                                  </a:xfrm>
                                  <a:prstGeom prst="rect">
                                    <a:avLst/>
                                  </a:prstGeom>
                                  <a:noFill/>
                                  <a:ln>
                                    <a:noFill/>
                                  </a:ln>
                                </wps:spPr>
                                <wps:txbx>
                                  <w:txbxContent>
                                    <w:p w14:paraId="7FD1E424"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56" name="Grupo 956"/>
                                <wpg:cNvGrpSpPr/>
                                <wpg:grpSpPr>
                                  <a:xfrm>
                                    <a:off x="4083938" y="3103725"/>
                                    <a:ext cx="2524125" cy="1352550"/>
                                    <a:chOff x="4083925" y="3102525"/>
                                    <a:chExt cx="2524150" cy="1356200"/>
                                  </a:xfrm>
                                </wpg:grpSpPr>
                                <wps:wsp>
                                  <wps:cNvPr id="957" name="Rectángulo 957"/>
                                  <wps:cNvSpPr/>
                                  <wps:spPr>
                                    <a:xfrm>
                                      <a:off x="4083925" y="3102525"/>
                                      <a:ext cx="2524150" cy="1356200"/>
                                    </a:xfrm>
                                    <a:prstGeom prst="rect">
                                      <a:avLst/>
                                    </a:prstGeom>
                                    <a:noFill/>
                                    <a:ln>
                                      <a:noFill/>
                                    </a:ln>
                                  </wps:spPr>
                                  <wps:txbx>
                                    <w:txbxContent>
                                      <w:p w14:paraId="05B651B9"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58" name="Grupo 958"/>
                                  <wpg:cNvGrpSpPr/>
                                  <wpg:grpSpPr>
                                    <a:xfrm>
                                      <a:off x="4083938" y="3103725"/>
                                      <a:ext cx="2524125" cy="1352550"/>
                                      <a:chOff x="4083925" y="3065025"/>
                                      <a:chExt cx="2524150" cy="1395575"/>
                                    </a:xfrm>
                                  </wpg:grpSpPr>
                                  <wps:wsp>
                                    <wps:cNvPr id="959" name="Rectángulo 959"/>
                                    <wps:cNvSpPr/>
                                    <wps:spPr>
                                      <a:xfrm>
                                        <a:off x="4083925" y="3065025"/>
                                        <a:ext cx="2524150" cy="1395575"/>
                                      </a:xfrm>
                                      <a:prstGeom prst="rect">
                                        <a:avLst/>
                                      </a:prstGeom>
                                      <a:noFill/>
                                      <a:ln>
                                        <a:noFill/>
                                      </a:ln>
                                    </wps:spPr>
                                    <wps:txbx>
                                      <w:txbxContent>
                                        <w:p w14:paraId="392DD671"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60" name="Grupo 960"/>
                                    <wpg:cNvGrpSpPr/>
                                    <wpg:grpSpPr>
                                      <a:xfrm>
                                        <a:off x="4083938" y="3103725"/>
                                        <a:ext cx="2524125" cy="1352550"/>
                                        <a:chOff x="0" y="0"/>
                                        <a:chExt cx="2524125" cy="1431225"/>
                                      </a:xfrm>
                                    </wpg:grpSpPr>
                                    <wps:wsp>
                                      <wps:cNvPr id="961" name="Rectángulo 961"/>
                                      <wps:cNvSpPr/>
                                      <wps:spPr>
                                        <a:xfrm>
                                          <a:off x="0" y="0"/>
                                          <a:ext cx="2524125" cy="1431225"/>
                                        </a:xfrm>
                                        <a:prstGeom prst="rect">
                                          <a:avLst/>
                                        </a:prstGeom>
                                        <a:noFill/>
                                        <a:ln>
                                          <a:noFill/>
                                        </a:ln>
                                      </wps:spPr>
                                      <wps:txbx>
                                        <w:txbxContent>
                                          <w:p w14:paraId="6E65E0CA"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62" name="Grupo 962"/>
                                      <wpg:cNvGrpSpPr/>
                                      <wpg:grpSpPr>
                                        <a:xfrm>
                                          <a:off x="0" y="0"/>
                                          <a:ext cx="2524125" cy="1352550"/>
                                          <a:chOff x="0" y="0"/>
                                          <a:chExt cx="2524125" cy="1352550"/>
                                        </a:xfrm>
                                      </wpg:grpSpPr>
                                      <wps:wsp>
                                        <wps:cNvPr id="963" name="Rectángulo 963"/>
                                        <wps:cNvSpPr/>
                                        <wps:spPr>
                                          <a:xfrm>
                                            <a:off x="0" y="0"/>
                                            <a:ext cx="2524125" cy="1352550"/>
                                          </a:xfrm>
                                          <a:prstGeom prst="rect">
                                            <a:avLst/>
                                          </a:prstGeom>
                                          <a:noFill/>
                                          <a:ln>
                                            <a:noFill/>
                                          </a:ln>
                                        </wps:spPr>
                                        <wps:txbx>
                                          <w:txbxContent>
                                            <w:p w14:paraId="14DF6A21"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64" name="Rectángulo: esquinas redondeadas 964"/>
                                        <wps:cNvSpPr/>
                                        <wps:spPr>
                                          <a:xfrm>
                                            <a:off x="682737" y="555582"/>
                                            <a:ext cx="482770" cy="241385"/>
                                          </a:xfrm>
                                          <a:prstGeom prst="roundRect">
                                            <a:avLst>
                                              <a:gd name="adj" fmla="val 10000"/>
                                            </a:avLst>
                                          </a:prstGeom>
                                          <a:solidFill>
                                            <a:srgbClr val="5F497A"/>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3F129E6A"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65" name="Rectángulo 965"/>
                                        <wps:cNvSpPr/>
                                        <wps:spPr>
                                          <a:xfrm>
                                            <a:off x="689807" y="562652"/>
                                            <a:ext cx="468630" cy="227245"/>
                                          </a:xfrm>
                                          <a:prstGeom prst="rect">
                                            <a:avLst/>
                                          </a:prstGeom>
                                          <a:noFill/>
                                          <a:ln>
                                            <a:noFill/>
                                          </a:ln>
                                        </wps:spPr>
                                        <wps:txbx>
                                          <w:txbxContent>
                                            <w:p w14:paraId="4C24510F"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wps:txbx>
                                        <wps:bodyPr spcFirstLastPara="1" wrap="square" lIns="3800" tIns="3800" rIns="3800" bIns="3800" anchor="ctr" anchorCtr="0">
                                          <a:noAutofit/>
                                        </wps:bodyPr>
                                      </wps:wsp>
                                      <wps:wsp>
                                        <wps:cNvPr id="966" name="Forma libre: forma 966"/>
                                        <wps:cNvSpPr/>
                                        <wps:spPr>
                                          <a:xfrm rot="-4249260">
                                            <a:off x="968156" y="382619"/>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760A867F"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67" name="Rectángulo 967"/>
                                        <wps:cNvSpPr/>
                                        <wps:spPr>
                                          <a:xfrm rot="-4249260">
                                            <a:off x="1247367" y="383986"/>
                                            <a:ext cx="29390" cy="29390"/>
                                          </a:xfrm>
                                          <a:prstGeom prst="rect">
                                            <a:avLst/>
                                          </a:prstGeom>
                                          <a:noFill/>
                                          <a:ln>
                                            <a:noFill/>
                                          </a:ln>
                                        </wps:spPr>
                                        <wps:txbx>
                                          <w:txbxContent>
                                            <w:p w14:paraId="4D15AA92"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68" name="Rectángulo: esquinas redondeadas 968"/>
                                        <wps:cNvSpPr/>
                                        <wps:spPr>
                                          <a:xfrm>
                                            <a:off x="1358616" y="396"/>
                                            <a:ext cx="482770" cy="241385"/>
                                          </a:xfrm>
                                          <a:prstGeom prst="roundRect">
                                            <a:avLst>
                                              <a:gd name="adj" fmla="val 10000"/>
                                            </a:avLst>
                                          </a:prstGeom>
                                          <a:solidFill>
                                            <a:srgbClr val="D99593"/>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0562342B"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69" name="Rectángulo 969"/>
                                        <wps:cNvSpPr/>
                                        <wps:spPr>
                                          <a:xfrm>
                                            <a:off x="1365686" y="7466"/>
                                            <a:ext cx="468630" cy="227245"/>
                                          </a:xfrm>
                                          <a:prstGeom prst="rect">
                                            <a:avLst/>
                                          </a:prstGeom>
                                          <a:noFill/>
                                          <a:ln>
                                            <a:noFill/>
                                          </a:ln>
                                        </wps:spPr>
                                        <wps:txbx>
                                          <w:txbxContent>
                                            <w:p w14:paraId="084E1F7B"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wps:txbx>
                                        <wps:bodyPr spcFirstLastPara="1" wrap="square" lIns="3800" tIns="3800" rIns="3800" bIns="3800" anchor="ctr" anchorCtr="0">
                                          <a:noAutofit/>
                                        </wps:bodyPr>
                                      </wps:wsp>
                                      <wps:wsp>
                                        <wps:cNvPr id="970" name="Forma libre: forma 970"/>
                                        <wps:cNvSpPr/>
                                        <wps:spPr>
                                          <a:xfrm rot="-3310531">
                                            <a:off x="1092985" y="521416"/>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17AA36DF"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71" name="Rectángulo 971"/>
                                        <wps:cNvSpPr/>
                                        <wps:spPr>
                                          <a:xfrm rot="-3310531">
                                            <a:off x="1253608" y="529024"/>
                                            <a:ext cx="16907" cy="16907"/>
                                          </a:xfrm>
                                          <a:prstGeom prst="rect">
                                            <a:avLst/>
                                          </a:prstGeom>
                                          <a:noFill/>
                                          <a:ln>
                                            <a:noFill/>
                                          </a:ln>
                                        </wps:spPr>
                                        <wps:txbx>
                                          <w:txbxContent>
                                            <w:p w14:paraId="440AC61E"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72" name="Rectángulo: esquinas redondeadas 972"/>
                                        <wps:cNvSpPr/>
                                        <wps:spPr>
                                          <a:xfrm>
                                            <a:off x="1358616" y="277989"/>
                                            <a:ext cx="482770" cy="241385"/>
                                          </a:xfrm>
                                          <a:prstGeom prst="roundRect">
                                            <a:avLst>
                                              <a:gd name="adj" fmla="val 10000"/>
                                            </a:avLst>
                                          </a:prstGeom>
                                          <a:solidFill>
                                            <a:srgbClr val="B7CCE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7682D4A5"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73" name="Rectángulo 973"/>
                                        <wps:cNvSpPr/>
                                        <wps:spPr>
                                          <a:xfrm>
                                            <a:off x="1365686" y="285059"/>
                                            <a:ext cx="468630" cy="227245"/>
                                          </a:xfrm>
                                          <a:prstGeom prst="rect">
                                            <a:avLst/>
                                          </a:prstGeom>
                                          <a:noFill/>
                                          <a:ln>
                                            <a:noFill/>
                                          </a:ln>
                                        </wps:spPr>
                                        <wps:txbx>
                                          <w:txbxContent>
                                            <w:p w14:paraId="3424F932"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wps:txbx>
                                        <wps:bodyPr spcFirstLastPara="1" wrap="square" lIns="3800" tIns="3800" rIns="3800" bIns="3800" anchor="ctr" anchorCtr="0">
                                          <a:noAutofit/>
                                        </wps:bodyPr>
                                      </wps:wsp>
                                      <wps:wsp>
                                        <wps:cNvPr id="974" name="Forma libre: forma 974"/>
                                        <wps:cNvSpPr/>
                                        <wps:spPr>
                                          <a:xfrm>
                                            <a:off x="1165508" y="660212"/>
                                            <a:ext cx="193108"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4CB66BEE"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75" name="Rectángulo 975"/>
                                        <wps:cNvSpPr/>
                                        <wps:spPr>
                                          <a:xfrm>
                                            <a:off x="1257234" y="671447"/>
                                            <a:ext cx="9655" cy="9655"/>
                                          </a:xfrm>
                                          <a:prstGeom prst="rect">
                                            <a:avLst/>
                                          </a:prstGeom>
                                          <a:noFill/>
                                          <a:ln>
                                            <a:noFill/>
                                          </a:ln>
                                        </wps:spPr>
                                        <wps:txbx>
                                          <w:txbxContent>
                                            <w:p w14:paraId="1604DF98"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76" name="Rectángulo: esquinas redondeadas 976"/>
                                        <wps:cNvSpPr/>
                                        <wps:spPr>
                                          <a:xfrm>
                                            <a:off x="1358616" y="555582"/>
                                            <a:ext cx="482770" cy="241385"/>
                                          </a:xfrm>
                                          <a:prstGeom prst="roundRect">
                                            <a:avLst>
                                              <a:gd name="adj" fmla="val 10000"/>
                                            </a:avLst>
                                          </a:prstGeom>
                                          <a:solidFill>
                                            <a:srgbClr val="FBD4B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4A72EFBB"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77" name="Rectángulo 977"/>
                                        <wps:cNvSpPr/>
                                        <wps:spPr>
                                          <a:xfrm>
                                            <a:off x="1365686" y="562652"/>
                                            <a:ext cx="468630" cy="227245"/>
                                          </a:xfrm>
                                          <a:prstGeom prst="rect">
                                            <a:avLst/>
                                          </a:prstGeom>
                                          <a:noFill/>
                                          <a:ln>
                                            <a:noFill/>
                                          </a:ln>
                                        </wps:spPr>
                                        <wps:txbx>
                                          <w:txbxContent>
                                            <w:p w14:paraId="136067FB"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wps:txbx>
                                        <wps:bodyPr spcFirstLastPara="1" wrap="square" lIns="3800" tIns="3800" rIns="3800" bIns="3800" anchor="ctr" anchorCtr="0">
                                          <a:noAutofit/>
                                        </wps:bodyPr>
                                      </wps:wsp>
                                      <wps:wsp>
                                        <wps:cNvPr id="978" name="Forma libre: forma 978"/>
                                        <wps:cNvSpPr/>
                                        <wps:spPr>
                                          <a:xfrm rot="3310531">
                                            <a:off x="1092985" y="799009"/>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66B8181B"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79" name="Rectángulo 979"/>
                                        <wps:cNvSpPr/>
                                        <wps:spPr>
                                          <a:xfrm rot="3310531">
                                            <a:off x="1253608" y="806617"/>
                                            <a:ext cx="16907" cy="16907"/>
                                          </a:xfrm>
                                          <a:prstGeom prst="rect">
                                            <a:avLst/>
                                          </a:prstGeom>
                                          <a:noFill/>
                                          <a:ln>
                                            <a:noFill/>
                                          </a:ln>
                                        </wps:spPr>
                                        <wps:txbx>
                                          <w:txbxContent>
                                            <w:p w14:paraId="62440D42"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80" name="Rectángulo: esquinas redondeadas 980"/>
                                        <wps:cNvSpPr/>
                                        <wps:spPr>
                                          <a:xfrm>
                                            <a:off x="1358616" y="833175"/>
                                            <a:ext cx="482770" cy="241385"/>
                                          </a:xfrm>
                                          <a:prstGeom prst="roundRect">
                                            <a:avLst>
                                              <a:gd name="adj" fmla="val 10000"/>
                                            </a:avLst>
                                          </a:prstGeom>
                                          <a:solidFill>
                                            <a:srgbClr val="C5D8F1"/>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47BDDE28"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81" name="Rectángulo 981"/>
                                        <wps:cNvSpPr/>
                                        <wps:spPr>
                                          <a:xfrm>
                                            <a:off x="1365686" y="840245"/>
                                            <a:ext cx="468630" cy="227245"/>
                                          </a:xfrm>
                                          <a:prstGeom prst="rect">
                                            <a:avLst/>
                                          </a:prstGeom>
                                          <a:noFill/>
                                          <a:ln>
                                            <a:noFill/>
                                          </a:ln>
                                        </wps:spPr>
                                        <wps:txbx>
                                          <w:txbxContent>
                                            <w:p w14:paraId="3615365D" w14:textId="77777777" w:rsidR="00F718CE" w:rsidRDefault="00000000">
                                              <w:pPr>
                                                <w:spacing w:line="215" w:lineRule="auto"/>
                                                <w:jc w:val="center"/>
                                                <w:textDirection w:val="btLr"/>
                                              </w:pPr>
                                              <w:r>
                                                <w:rPr>
                                                  <w:rFonts w:ascii="Cambria" w:eastAsia="Cambria" w:hAnsi="Cambria" w:cs="Cambria"/>
                                                  <w:color w:val="000000"/>
                                                  <w:sz w:val="12"/>
                                                </w:rPr>
                                                <w:t>BIOS</w:t>
                                              </w:r>
                                            </w:p>
                                          </w:txbxContent>
                                        </wps:txbx>
                                        <wps:bodyPr spcFirstLastPara="1" wrap="square" lIns="3800" tIns="3800" rIns="3800" bIns="3800" anchor="ctr" anchorCtr="0">
                                          <a:noAutofit/>
                                        </wps:bodyPr>
                                      </wps:wsp>
                                      <wps:wsp>
                                        <wps:cNvPr id="982" name="Forma libre: forma 982"/>
                                        <wps:cNvSpPr/>
                                        <wps:spPr>
                                          <a:xfrm rot="4249260">
                                            <a:off x="968156" y="937806"/>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3ED9E1E9"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83" name="Rectángulo 983"/>
                                        <wps:cNvSpPr/>
                                        <wps:spPr>
                                          <a:xfrm rot="4249260">
                                            <a:off x="1247367" y="939172"/>
                                            <a:ext cx="29390" cy="29390"/>
                                          </a:xfrm>
                                          <a:prstGeom prst="rect">
                                            <a:avLst/>
                                          </a:prstGeom>
                                          <a:noFill/>
                                          <a:ln>
                                            <a:noFill/>
                                          </a:ln>
                                        </wps:spPr>
                                        <wps:txbx>
                                          <w:txbxContent>
                                            <w:p w14:paraId="58441836"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984" name="Rectángulo: esquinas redondeadas 984"/>
                                        <wps:cNvSpPr/>
                                        <wps:spPr>
                                          <a:xfrm>
                                            <a:off x="1358616" y="1110768"/>
                                            <a:ext cx="482770" cy="241385"/>
                                          </a:xfrm>
                                          <a:prstGeom prst="roundRect">
                                            <a:avLst>
                                              <a:gd name="adj" fmla="val 10000"/>
                                            </a:avLst>
                                          </a:prstGeom>
                                          <a:solidFill>
                                            <a:srgbClr val="76923C"/>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7585169E"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85" name="Rectángulo 985"/>
                                        <wps:cNvSpPr/>
                                        <wps:spPr>
                                          <a:xfrm>
                                            <a:off x="1365686" y="1117838"/>
                                            <a:ext cx="468630" cy="227245"/>
                                          </a:xfrm>
                                          <a:prstGeom prst="rect">
                                            <a:avLst/>
                                          </a:prstGeom>
                                          <a:noFill/>
                                          <a:ln>
                                            <a:noFill/>
                                          </a:ln>
                                        </wps:spPr>
                                        <wps:txbx>
                                          <w:txbxContent>
                                            <w:p w14:paraId="173DD91C"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wps:txbx>
                                        <wps:bodyPr spcFirstLastPara="1" wrap="square" lIns="3800" tIns="3800" rIns="3800" bIns="3800" anchor="ctr" anchorCtr="0">
                                          <a:noAutofit/>
                                        </wps:bodyPr>
                                      </wps:wsp>
                                    </wpg:grpSp>
                                  </wpg:grpSp>
                                </wpg:grpSp>
                              </wpg:grpSp>
                            </wpg:grpSp>
                          </wpg:wgp>
                        </a:graphicData>
                      </a:graphic>
                    </wp:inline>
                  </w:drawing>
                </mc:Choice>
                <mc:Fallback>
                  <w:pict>
                    <v:group id="Grupo 953" o:spid="_x0000_s1161" style="width:198.75pt;height:106.5pt;mso-position-horizontal-relative:char;mso-position-vertical-relative:line" coordorigin="40839,31037" coordsize="25241,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">
                      <v:group id="Grupo 954" o:spid="_x0000_s1162" style="position:absolute;left:40839;top:31037;width:25241;height:13525" coordorigin="40839,31036" coordsize="25241,1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rect id="Rectángulo 955" o:spid="_x0000_s1163" style="position:absolute;left:40839;top:31036;width:25241;height:1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" filled="f" stroked="f">
                          <v:textbox inset="2.53958mm,2.53958mm,2.53958mm,2.53958mm">
                            <w:txbxContent>
                              <w:p w14:paraId="7FD1E424" w14:textId="77777777" w:rsidR="00F718CE" w:rsidRDefault="00F718CE">
                                <w:pPr>
                                  <w:spacing w:line="240" w:lineRule="auto"/>
                                  <w:textDirection w:val="btLr"/>
                                </w:pPr>
                              </w:p>
                            </w:txbxContent>
                          </v:textbox>
                        </v:rect>
                        <v:group id="Grupo 956" o:spid="_x0000_s1164" style="position:absolute;left:40839;top:31037;width:25241;height:13525" coordorigin="40839,31025" coordsize="25241,1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rect id="Rectángulo 957" o:spid="_x0000_s1165" style="position:absolute;left:40839;top:31025;width:25241;height:1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" filled="f" stroked="f">
                            <v:textbox inset="2.53958mm,2.53958mm,2.53958mm,2.53958mm">
                              <w:txbxContent>
                                <w:p w14:paraId="05B651B9" w14:textId="77777777" w:rsidR="00F718CE" w:rsidRDefault="00F718CE">
                                  <w:pPr>
                                    <w:spacing w:line="240" w:lineRule="auto"/>
                                    <w:textDirection w:val="btLr"/>
                                  </w:pPr>
                                </w:p>
                              </w:txbxContent>
                            </v:textbox>
                          </v:rect>
                          <v:group id="Grupo 958" o:spid="_x0000_s1166" style="position:absolute;left:40839;top:31037;width:25241;height:13525" coordorigin="40839,30650" coordsize="25241,1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">
                            <v:rect id="Rectángulo 959" o:spid="_x0000_s1167" style="position:absolute;left:40839;top:30650;width:25241;height:1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" filled="f" stroked="f">
                              <v:textbox inset="2.53958mm,2.53958mm,2.53958mm,2.53958mm">
                                <w:txbxContent>
                                  <w:p w14:paraId="392DD671" w14:textId="77777777" w:rsidR="00F718CE" w:rsidRDefault="00F718CE">
                                    <w:pPr>
                                      <w:spacing w:line="240" w:lineRule="auto"/>
                                      <w:textDirection w:val="btLr"/>
                                    </w:pPr>
                                  </w:p>
                                </w:txbxContent>
                              </v:textbox>
                            </v:rect>
                            <v:group id="Grupo 960" o:spid="_x0000_s1168" style="position:absolute;left:40839;top:31037;width:25241;height:13525" coordsize="25241,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">
                              <v:rect id="Rectángulo 961" o:spid="_x0000_s1169" style="position:absolute;width:25241;height:1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" filled="f" stroked="f">
                                <v:textbox inset="2.53958mm,2.53958mm,2.53958mm,2.53958mm">
                                  <w:txbxContent>
                                    <w:p w14:paraId="6E65E0CA" w14:textId="77777777" w:rsidR="00F718CE" w:rsidRDefault="00F718CE">
                                      <w:pPr>
                                        <w:spacing w:line="240" w:lineRule="auto"/>
                                        <w:textDirection w:val="btLr"/>
                                      </w:pPr>
                                    </w:p>
                                  </w:txbxContent>
                                </v:textbox>
                              </v:rect>
                              <v:group id="Grupo 962" o:spid="_x0000_s1170" style="position:absolute;width:25241;height:13525" coordsize="25241,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rect id="Rectángulo 963" o:spid="_x0000_s1171" style="position:absolute;width:25241;height:1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" filled="f" stroked="f">
                                  <v:textbox inset="2.53958mm,2.53958mm,2.53958mm,2.53958mm">
                                    <w:txbxContent>
                                      <w:p w14:paraId="14DF6A21" w14:textId="77777777" w:rsidR="00F718CE" w:rsidRDefault="00F718CE">
                                        <w:pPr>
                                          <w:spacing w:line="240" w:lineRule="auto"/>
                                          <w:textDirection w:val="btLr"/>
                                        </w:pPr>
                                      </w:p>
                                    </w:txbxContent>
                                  </v:textbox>
                                </v:rect>
                                <v:roundrect id="Rectángulo: esquinas redondeadas 964" o:spid="_x0000_s1172" style="position:absolute;left:6827;top:5555;width:4828;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" fillcolor="#5f497a" strokecolor="white [3201]" strokeweight="3pt">
                                  <v:stroke startarrowwidth="narrow" startarrowlength="short" endarrowwidth="narrow" endarrowlength="short"/>
                                  <v:shadow on="t" color="black" opacity="23644f" origin=",.5" offset="0,.55556mm"/>
                                  <v:textbox inset="2.53958mm,2.53958mm,2.53958mm,2.53958mm">
                                    <w:txbxContent>
                                      <w:p w14:paraId="3F129E6A" w14:textId="77777777" w:rsidR="00F718CE" w:rsidRDefault="00F718CE">
                                        <w:pPr>
                                          <w:spacing w:line="240" w:lineRule="auto"/>
                                          <w:textDirection w:val="btLr"/>
                                        </w:pPr>
                                      </w:p>
                                    </w:txbxContent>
                                  </v:textbox>
                                </v:roundrect>
                                <v:rect id="Rectángulo 965" o:spid="_x0000_s1173" style="position:absolute;left:6898;top:5626;width:4686;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" filled="f" stroked="f">
                                  <v:textbox inset=".1056mm,.1056mm,.1056mm,.1056mm">
                                    <w:txbxContent>
                                      <w:p w14:paraId="4C24510F"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v:textbox>
                                </v:rect>
                                <v:shape id="Forma libre: forma 966" o:spid="_x0000_s1174" style="position:absolute;left:9682;top:3825;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60A867F" w14:textId="77777777" w:rsidR="00F718CE" w:rsidRDefault="00F718CE">
                                        <w:pPr>
                                          <w:spacing w:line="240" w:lineRule="auto"/>
                                          <w:textDirection w:val="btLr"/>
                                        </w:pPr>
                                      </w:p>
                                    </w:txbxContent>
                                  </v:textbox>
                                </v:shape>
                                <v:rect id="Rectángulo 967" o:spid="_x0000_s1175" style="position:absolute;left:12473;top:3839;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" filled="f" stroked="f">
                                  <v:textbox inset="1pt,0,1pt,0">
                                    <w:txbxContent>
                                      <w:p w14:paraId="4D15AA92" w14:textId="77777777" w:rsidR="00F718CE" w:rsidRDefault="00F718CE">
                                        <w:pPr>
                                          <w:spacing w:line="215" w:lineRule="auto"/>
                                          <w:jc w:val="center"/>
                                          <w:textDirection w:val="btLr"/>
                                        </w:pPr>
                                      </w:p>
                                    </w:txbxContent>
                                  </v:textbox>
                                </v:rect>
                                <v:roundrect id="Rectángulo: esquinas redondeadas 968" o:spid="_x0000_s1176" style="position:absolute;left:13586;top:3;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" fillcolor="#d99593" strokecolor="white [3201]" strokeweight="3pt">
                                  <v:stroke startarrowwidth="narrow" startarrowlength="short" endarrowwidth="narrow" endarrowlength="short"/>
                                  <v:shadow on="t" color="black" opacity="23644f" origin=",.5" offset="0,.55556mm"/>
                                  <v:textbox inset="2.53958mm,2.53958mm,2.53958mm,2.53958mm">
                                    <w:txbxContent>
                                      <w:p w14:paraId="0562342B" w14:textId="77777777" w:rsidR="00F718CE" w:rsidRDefault="00F718CE">
                                        <w:pPr>
                                          <w:spacing w:line="240" w:lineRule="auto"/>
                                          <w:textDirection w:val="btLr"/>
                                        </w:pPr>
                                      </w:p>
                                    </w:txbxContent>
                                  </v:textbox>
                                </v:roundrect>
                                <v:rect id="Rectángulo 969" o:spid="_x0000_s1177" style="position:absolute;left:13656;top:74;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" filled="f" stroked="f">
                                  <v:textbox inset=".1056mm,.1056mm,.1056mm,.1056mm">
                                    <w:txbxContent>
                                      <w:p w14:paraId="084E1F7B"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v:textbox>
                                </v:rect>
                                <v:shape id="Forma libre: forma 970" o:spid="_x0000_s1178" style="position:absolute;left:10930;top:5214;width:3381;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7AA36DF" w14:textId="77777777" w:rsidR="00F718CE" w:rsidRDefault="00F718CE">
                                        <w:pPr>
                                          <w:spacing w:line="240" w:lineRule="auto"/>
                                          <w:textDirection w:val="btLr"/>
                                        </w:pPr>
                                      </w:p>
                                    </w:txbxContent>
                                  </v:textbox>
                                </v:shape>
                                <v:rect id="Rectángulo 971" o:spid="_x0000_s1179" style="position:absolute;left:12536;top:5290;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" filled="f" stroked="f">
                                  <v:textbox inset="1pt,0,1pt,0">
                                    <w:txbxContent>
                                      <w:p w14:paraId="440AC61E" w14:textId="77777777" w:rsidR="00F718CE" w:rsidRDefault="00F718CE">
                                        <w:pPr>
                                          <w:spacing w:line="215" w:lineRule="auto"/>
                                          <w:jc w:val="center"/>
                                          <w:textDirection w:val="btLr"/>
                                        </w:pPr>
                                      </w:p>
                                    </w:txbxContent>
                                  </v:textbox>
                                </v:rect>
                                <v:roundrect id="Rectángulo: esquinas redondeadas 972" o:spid="_x0000_s1180" style="position:absolute;left:13586;top:2779;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" fillcolor="#b7cce4" strokecolor="white [3201]" strokeweight="3pt">
                                  <v:stroke startarrowwidth="narrow" startarrowlength="short" endarrowwidth="narrow" endarrowlength="short"/>
                                  <v:shadow on="t" color="black" opacity="23644f" origin=",.5" offset="0,.55556mm"/>
                                  <v:textbox inset="2.53958mm,2.53958mm,2.53958mm,2.53958mm">
                                    <w:txbxContent>
                                      <w:p w14:paraId="7682D4A5" w14:textId="77777777" w:rsidR="00F718CE" w:rsidRDefault="00F718CE">
                                        <w:pPr>
                                          <w:spacing w:line="240" w:lineRule="auto"/>
                                          <w:textDirection w:val="btLr"/>
                                        </w:pPr>
                                      </w:p>
                                    </w:txbxContent>
                                  </v:textbox>
                                </v:roundrect>
                                <v:rect id="Rectángulo 973" o:spid="_x0000_s1181" style="position:absolute;left:13656;top:2850;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" filled="f" stroked="f">
                                  <v:textbox inset=".1056mm,.1056mm,.1056mm,.1056mm">
                                    <w:txbxContent>
                                      <w:p w14:paraId="3424F932"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v:textbox>
                                </v:rect>
                                <v:shape id="Forma libre: forma 974" o:spid="_x0000_s1182" style="position:absolute;left:11655;top:6602;width:1931;height:32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CB66BEE" w14:textId="77777777" w:rsidR="00F718CE" w:rsidRDefault="00F718CE">
                                        <w:pPr>
                                          <w:spacing w:line="240" w:lineRule="auto"/>
                                          <w:textDirection w:val="btLr"/>
                                        </w:pPr>
                                      </w:p>
                                    </w:txbxContent>
                                  </v:textbox>
                                </v:shape>
                                <v:rect id="Rectángulo 975" o:spid="_x0000_s1183" style="position:absolute;left:12572;top:6714;width:96;height: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" filled="f" stroked="f">
                                  <v:textbox inset="1pt,0,1pt,0">
                                    <w:txbxContent>
                                      <w:p w14:paraId="1604DF98" w14:textId="77777777" w:rsidR="00F718CE" w:rsidRDefault="00F718CE">
                                        <w:pPr>
                                          <w:spacing w:line="215" w:lineRule="auto"/>
                                          <w:jc w:val="center"/>
                                          <w:textDirection w:val="btLr"/>
                                        </w:pPr>
                                      </w:p>
                                    </w:txbxContent>
                                  </v:textbox>
                                </v:rect>
                                <v:roundrect id="Rectángulo: esquinas redondeadas 976" o:spid="_x0000_s1184" style="position:absolute;left:13586;top:5555;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" fillcolor="#fbd4b4" strokecolor="white [3201]" strokeweight="3pt">
                                  <v:stroke startarrowwidth="narrow" startarrowlength="short" endarrowwidth="narrow" endarrowlength="short"/>
                                  <v:shadow on="t" color="black" opacity="23644f" origin=",.5" offset="0,.55556mm"/>
                                  <v:textbox inset="2.53958mm,2.53958mm,2.53958mm,2.53958mm">
                                    <w:txbxContent>
                                      <w:p w14:paraId="4A72EFBB" w14:textId="77777777" w:rsidR="00F718CE" w:rsidRDefault="00F718CE">
                                        <w:pPr>
                                          <w:spacing w:line="240" w:lineRule="auto"/>
                                          <w:textDirection w:val="btLr"/>
                                        </w:pPr>
                                      </w:p>
                                    </w:txbxContent>
                                  </v:textbox>
                                </v:roundrect>
                                <v:rect id="Rectángulo 977" o:spid="_x0000_s1185" style="position:absolute;left:13656;top:5626;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" filled="f" stroked="f">
                                  <v:textbox inset=".1056mm,.1056mm,.1056mm,.1056mm">
                                    <w:txbxContent>
                                      <w:p w14:paraId="136067FB"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v:textbox>
                                </v:rect>
                                <v:shape id="Forma libre: forma 978" o:spid="_x0000_s1186" style="position:absolute;left:10930;top:7989;width:3382;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66B8181B" w14:textId="77777777" w:rsidR="00F718CE" w:rsidRDefault="00F718CE">
                                        <w:pPr>
                                          <w:spacing w:line="240" w:lineRule="auto"/>
                                          <w:textDirection w:val="btLr"/>
                                        </w:pPr>
                                      </w:p>
                                    </w:txbxContent>
                                  </v:textbox>
                                </v:shape>
                                <v:rect id="Rectángulo 979" o:spid="_x0000_s1187" style="position:absolute;left:12536;top:8066;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" filled="f" stroked="f">
                                  <v:textbox inset="1pt,0,1pt,0">
                                    <w:txbxContent>
                                      <w:p w14:paraId="62440D42" w14:textId="77777777" w:rsidR="00F718CE" w:rsidRDefault="00F718CE">
                                        <w:pPr>
                                          <w:spacing w:line="215" w:lineRule="auto"/>
                                          <w:jc w:val="center"/>
                                          <w:textDirection w:val="btLr"/>
                                        </w:pPr>
                                      </w:p>
                                    </w:txbxContent>
                                  </v:textbox>
                                </v:rect>
                                <v:roundrect id="Rectángulo: esquinas redondeadas 980" o:spid="_x0000_s1188" style="position:absolute;left:13586;top:8331;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" fillcolor="#c5d8f1" strokecolor="white [3201]" strokeweight="3pt">
                                  <v:stroke startarrowwidth="narrow" startarrowlength="short" endarrowwidth="narrow" endarrowlength="short"/>
                                  <v:shadow on="t" color="black" opacity="23644f" origin=",.5" offset="0,.55556mm"/>
                                  <v:textbox inset="2.53958mm,2.53958mm,2.53958mm,2.53958mm">
                                    <w:txbxContent>
                                      <w:p w14:paraId="47BDDE28" w14:textId="77777777" w:rsidR="00F718CE" w:rsidRDefault="00F718CE">
                                        <w:pPr>
                                          <w:spacing w:line="240" w:lineRule="auto"/>
                                          <w:textDirection w:val="btLr"/>
                                        </w:pPr>
                                      </w:p>
                                    </w:txbxContent>
                                  </v:textbox>
                                </v:roundrect>
                                <v:rect id="Rectángulo 981" o:spid="_x0000_s1189" style="position:absolute;left:13656;top:8402;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" filled="f" stroked="f">
                                  <v:textbox inset=".1056mm,.1056mm,.1056mm,.1056mm">
                                    <w:txbxContent>
                                      <w:p w14:paraId="3615365D" w14:textId="77777777" w:rsidR="00F718CE" w:rsidRDefault="00000000">
                                        <w:pPr>
                                          <w:spacing w:line="215" w:lineRule="auto"/>
                                          <w:jc w:val="center"/>
                                          <w:textDirection w:val="btLr"/>
                                        </w:pPr>
                                        <w:r>
                                          <w:rPr>
                                            <w:rFonts w:ascii="Cambria" w:eastAsia="Cambria" w:hAnsi="Cambria" w:cs="Cambria"/>
                                            <w:color w:val="000000"/>
                                            <w:sz w:val="12"/>
                                          </w:rPr>
                                          <w:t>BIOS</w:t>
                                        </w:r>
                                      </w:p>
                                    </w:txbxContent>
                                  </v:textbox>
                                </v:rect>
                                <v:shape id="Forma libre: forma 982" o:spid="_x0000_s1190" style="position:absolute;left:9682;top:9377;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ED9E1E9" w14:textId="77777777" w:rsidR="00F718CE" w:rsidRDefault="00F718CE">
                                        <w:pPr>
                                          <w:spacing w:line="240" w:lineRule="auto"/>
                                          <w:textDirection w:val="btLr"/>
                                        </w:pPr>
                                      </w:p>
                                    </w:txbxContent>
                                  </v:textbox>
                                </v:shape>
                                <v:rect id="Rectángulo 983" o:spid="_x0000_s1191" style="position:absolute;left:12473;top:9391;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" filled="f" stroked="f">
                                  <v:textbox inset="1pt,0,1pt,0">
                                    <w:txbxContent>
                                      <w:p w14:paraId="58441836" w14:textId="77777777" w:rsidR="00F718CE" w:rsidRDefault="00F718CE">
                                        <w:pPr>
                                          <w:spacing w:line="215" w:lineRule="auto"/>
                                          <w:jc w:val="center"/>
                                          <w:textDirection w:val="btLr"/>
                                        </w:pPr>
                                      </w:p>
                                    </w:txbxContent>
                                  </v:textbox>
                                </v:rect>
                                <v:roundrect id="Rectángulo: esquinas redondeadas 984" o:spid="_x0000_s1192" style="position:absolute;left:13586;top:11107;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" fillcolor="#76923c" strokecolor="white [3201]" strokeweight="3pt">
                                  <v:stroke startarrowwidth="narrow" startarrowlength="short" endarrowwidth="narrow" endarrowlength="short"/>
                                  <v:shadow on="t" color="black" opacity="23644f" origin=",.5" offset="0,.55556mm"/>
                                  <v:textbox inset="2.53958mm,2.53958mm,2.53958mm,2.53958mm">
                                    <w:txbxContent>
                                      <w:p w14:paraId="7585169E" w14:textId="77777777" w:rsidR="00F718CE" w:rsidRDefault="00F718CE">
                                        <w:pPr>
                                          <w:spacing w:line="240" w:lineRule="auto"/>
                                          <w:textDirection w:val="btLr"/>
                                        </w:pPr>
                                      </w:p>
                                    </w:txbxContent>
                                  </v:textbox>
                                </v:roundrect>
                                <v:rect id="Rectángulo 985" o:spid="_x0000_s1193" style="position:absolute;left:13656;top:11178;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" filled="f" stroked="f">
                                  <v:textbox inset=".1056mm,.1056mm,.1056mm,.1056mm">
                                    <w:txbxContent>
                                      <w:p w14:paraId="173DD91C"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v:textbox>
                                </v:rect>
                              </v:group>
                            </v:group>
                          </v:group>
                        </v:group>
                      </v:group>
                      <w10:anchorlock/>
                    </v:group>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1447800</wp:posOffset>
                      </wp:positionH>
                      <wp:positionV relativeFrom="paragraph">
                        <wp:posOffset>825500</wp:posOffset>
                      </wp:positionV>
                      <wp:extent cx="295275" cy="285750"/>
                      <wp:effectExtent l="0" t="0" r="0" b="0"/>
                      <wp:wrapNone/>
                      <wp:docPr id="986" name="Elipse 986"/>
                      <wp:cNvGraphicFramePr/>
                      <a:graphic xmlns:a="http://schemas.openxmlformats.org/drawingml/2006/main">
                        <a:graphicData uri="http://schemas.microsoft.com/office/word/2010/wordprocessingShape">
                          <wps:wsp>
                            <wps:cNvSpPr/>
                            <wps:spPr>
                              <a:xfrm>
                                <a:off x="5222175" y="3660938"/>
                                <a:ext cx="247650" cy="238125"/>
                              </a:xfrm>
                              <a:prstGeom prst="ellipse">
                                <a:avLst/>
                              </a:prstGeom>
                              <a:solidFill>
                                <a:srgbClr val="FF0000"/>
                              </a:solidFill>
                              <a:ln w="9525" cap="flat" cmpd="sng">
                                <a:solidFill>
                                  <a:srgbClr val="FF0000"/>
                                </a:solidFill>
                                <a:prstDash val="solid"/>
                                <a:round/>
                                <a:headEnd type="none" w="sm" len="sm"/>
                                <a:tailEnd type="none" w="sm" len="sm"/>
                              </a:ln>
                            </wps:spPr>
                            <wps:txbx>
                              <w:txbxContent>
                                <w:p w14:paraId="50E339CE" w14:textId="77777777" w:rsidR="00F718CE" w:rsidRDefault="00F71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Elipse 986" o:spid="_x0000_s1194" style="position:absolute;margin-left:114pt;margin-top:65pt;width:23.2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" fillcolor="red" strokecolor="red">
                      <v:stroke startarrowwidth="narrow" startarrowlength="short" endarrowwidth="narrow" endarrowlength="short"/>
                      <v:textbox inset="2.53958mm,2.53958mm,2.53958mm,2.53958mm">
                        <w:txbxContent>
                          <w:p w14:paraId="50E339CE" w14:textId="77777777" w:rsidR="00F718CE" w:rsidRDefault="00F718CE">
                            <w:pPr>
                              <w:spacing w:line="240" w:lineRule="auto"/>
                              <w:textDirection w:val="btLr"/>
                            </w:pPr>
                          </w:p>
                        </w:txbxContent>
                      </v:textbox>
                    </v:oval>
                  </w:pict>
                </mc:Fallback>
              </mc:AlternateContent>
            </w:r>
          </w:p>
          <w:p w14:paraId="000002CE" w14:textId="77777777" w:rsidR="00F718CE" w:rsidRDefault="00000000">
            <w:pPr>
              <w:widowControl w:val="0"/>
              <w:rPr>
                <w:color w:val="666666"/>
              </w:rPr>
            </w:pPr>
            <w:r>
              <w:rPr>
                <w:b/>
              </w:rPr>
              <w:t>Imagen</w:t>
            </w:r>
            <w:r>
              <w:t xml:space="preserve"> 228116_i52</w:t>
            </w:r>
          </w:p>
        </w:tc>
      </w:tr>
      <w:tr w:rsidR="00F718CE" w14:paraId="7E580BD3" w14:textId="77777777">
        <w:tc>
          <w:tcPr>
            <w:tcW w:w="1731" w:type="dxa"/>
            <w:shd w:val="clear" w:color="auto" w:fill="auto"/>
            <w:tcMar>
              <w:top w:w="100" w:type="dxa"/>
              <w:left w:w="100" w:type="dxa"/>
              <w:bottom w:w="100" w:type="dxa"/>
              <w:right w:w="100" w:type="dxa"/>
            </w:tcMar>
          </w:tcPr>
          <w:p w14:paraId="000002CF" w14:textId="77777777" w:rsidR="00F718CE" w:rsidRDefault="00000000">
            <w:pPr>
              <w:widowControl w:val="0"/>
              <w:rPr>
                <w:b/>
              </w:rPr>
            </w:pPr>
            <w:r>
              <w:rPr>
                <w:b/>
              </w:rPr>
              <w:lastRenderedPageBreak/>
              <w:t>Punto caliente 5</w:t>
            </w:r>
          </w:p>
        </w:tc>
        <w:tc>
          <w:tcPr>
            <w:tcW w:w="6880" w:type="dxa"/>
            <w:shd w:val="clear" w:color="auto" w:fill="auto"/>
            <w:tcMar>
              <w:top w:w="100" w:type="dxa"/>
              <w:left w:w="100" w:type="dxa"/>
              <w:bottom w:w="100" w:type="dxa"/>
              <w:right w:w="100" w:type="dxa"/>
            </w:tcMar>
          </w:tcPr>
          <w:p w14:paraId="000002D0" w14:textId="77777777" w:rsidR="00F718CE" w:rsidRDefault="00000000">
            <w:pPr>
              <w:pBdr>
                <w:top w:val="nil"/>
                <w:left w:val="nil"/>
                <w:bottom w:val="nil"/>
                <w:right w:val="nil"/>
                <w:between w:val="nil"/>
              </w:pBdr>
              <w:tabs>
                <w:tab w:val="left" w:pos="851"/>
              </w:tabs>
              <w:rPr>
                <w:color w:val="666666"/>
              </w:rPr>
            </w:pPr>
            <w:r>
              <w:rPr>
                <w:b/>
                <w:color w:val="000000"/>
              </w:rPr>
              <w:t>Línea de comando</w:t>
            </w:r>
            <w:r>
              <w:rPr>
                <w:color w:val="000000"/>
              </w:rPr>
              <w:t>. Las instrucciones preprogramadas en el sistema le permiten priorizar funciones muy simples e importantes.</w:t>
            </w:r>
          </w:p>
        </w:tc>
        <w:tc>
          <w:tcPr>
            <w:tcW w:w="4801" w:type="dxa"/>
            <w:shd w:val="clear" w:color="auto" w:fill="auto"/>
            <w:tcMar>
              <w:top w:w="100" w:type="dxa"/>
              <w:left w:w="100" w:type="dxa"/>
              <w:bottom w:w="100" w:type="dxa"/>
              <w:right w:w="100" w:type="dxa"/>
            </w:tcMar>
          </w:tcPr>
          <w:p w14:paraId="000002D1" w14:textId="77777777" w:rsidR="00F718CE" w:rsidRDefault="00000000">
            <w:pPr>
              <w:widowControl w:val="0"/>
              <w:rPr>
                <w:color w:val="666666"/>
              </w:rPr>
            </w:pPr>
            <w:r>
              <w:rPr>
                <w:noProof/>
                <w:color w:val="FF0000"/>
              </w:rPr>
              <mc:AlternateContent>
                <mc:Choice Requires="wpg">
                  <w:drawing>
                    <wp:inline distT="0" distB="0" distL="0" distR="0">
                      <wp:extent cx="2524125" cy="1352550"/>
                      <wp:effectExtent l="0" t="0" r="0" b="0"/>
                      <wp:docPr id="987" name="Grupo 987"/>
                      <wp:cNvGraphicFramePr/>
                      <a:graphic xmlns:a="http://schemas.openxmlformats.org/drawingml/2006/main">
                        <a:graphicData uri="http://schemas.microsoft.com/office/word/2010/wordprocessingGroup">
                          <wpg:wgp>
                            <wpg:cNvGrpSpPr/>
                            <wpg:grpSpPr>
                              <a:xfrm>
                                <a:off x="0" y="0"/>
                                <a:ext cx="2524125" cy="1352550"/>
                                <a:chOff x="4083925" y="3103725"/>
                                <a:chExt cx="2524150" cy="1352575"/>
                              </a:xfrm>
                            </wpg:grpSpPr>
                            <wpg:grpSp>
                              <wpg:cNvPr id="988" name="Grupo 988"/>
                              <wpg:cNvGrpSpPr/>
                              <wpg:grpSpPr>
                                <a:xfrm>
                                  <a:off x="4083938" y="3103725"/>
                                  <a:ext cx="2524125" cy="1352550"/>
                                  <a:chOff x="4083925" y="3103625"/>
                                  <a:chExt cx="2524150" cy="1352850"/>
                                </a:xfrm>
                              </wpg:grpSpPr>
                              <wps:wsp>
                                <wps:cNvPr id="989" name="Rectángulo 989"/>
                                <wps:cNvSpPr/>
                                <wps:spPr>
                                  <a:xfrm>
                                    <a:off x="4083925" y="3103625"/>
                                    <a:ext cx="2524150" cy="1352850"/>
                                  </a:xfrm>
                                  <a:prstGeom prst="rect">
                                    <a:avLst/>
                                  </a:prstGeom>
                                  <a:noFill/>
                                  <a:ln>
                                    <a:noFill/>
                                  </a:ln>
                                </wps:spPr>
                                <wps:txbx>
                                  <w:txbxContent>
                                    <w:p w14:paraId="7950AFBD"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90" name="Grupo 990"/>
                                <wpg:cNvGrpSpPr/>
                                <wpg:grpSpPr>
                                  <a:xfrm>
                                    <a:off x="4083938" y="3103725"/>
                                    <a:ext cx="2524125" cy="1352550"/>
                                    <a:chOff x="4083925" y="3102525"/>
                                    <a:chExt cx="2524150" cy="1356200"/>
                                  </a:xfrm>
                                </wpg:grpSpPr>
                                <wps:wsp>
                                  <wps:cNvPr id="991" name="Rectángulo 991"/>
                                  <wps:cNvSpPr/>
                                  <wps:spPr>
                                    <a:xfrm>
                                      <a:off x="4083925" y="3102525"/>
                                      <a:ext cx="2524150" cy="1356200"/>
                                    </a:xfrm>
                                    <a:prstGeom prst="rect">
                                      <a:avLst/>
                                    </a:prstGeom>
                                    <a:noFill/>
                                    <a:ln>
                                      <a:noFill/>
                                    </a:ln>
                                  </wps:spPr>
                                  <wps:txbx>
                                    <w:txbxContent>
                                      <w:p w14:paraId="1F90785C"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92" name="Grupo 992"/>
                                  <wpg:cNvGrpSpPr/>
                                  <wpg:grpSpPr>
                                    <a:xfrm>
                                      <a:off x="4083938" y="3103725"/>
                                      <a:ext cx="2524125" cy="1352550"/>
                                      <a:chOff x="4083925" y="3065025"/>
                                      <a:chExt cx="2524150" cy="1395575"/>
                                    </a:xfrm>
                                  </wpg:grpSpPr>
                                  <wps:wsp>
                                    <wps:cNvPr id="993" name="Rectángulo 993"/>
                                    <wps:cNvSpPr/>
                                    <wps:spPr>
                                      <a:xfrm>
                                        <a:off x="4083925" y="3065025"/>
                                        <a:ext cx="2524150" cy="1395575"/>
                                      </a:xfrm>
                                      <a:prstGeom prst="rect">
                                        <a:avLst/>
                                      </a:prstGeom>
                                      <a:noFill/>
                                      <a:ln>
                                        <a:noFill/>
                                      </a:ln>
                                    </wps:spPr>
                                    <wps:txbx>
                                      <w:txbxContent>
                                        <w:p w14:paraId="0185C369"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94" name="Grupo 994"/>
                                    <wpg:cNvGrpSpPr/>
                                    <wpg:grpSpPr>
                                      <a:xfrm>
                                        <a:off x="4083938" y="3103725"/>
                                        <a:ext cx="2524125" cy="1352550"/>
                                        <a:chOff x="0" y="0"/>
                                        <a:chExt cx="2524125" cy="1431225"/>
                                      </a:xfrm>
                                    </wpg:grpSpPr>
                                    <wps:wsp>
                                      <wps:cNvPr id="995" name="Rectángulo 995"/>
                                      <wps:cNvSpPr/>
                                      <wps:spPr>
                                        <a:xfrm>
                                          <a:off x="0" y="0"/>
                                          <a:ext cx="2524125" cy="1431225"/>
                                        </a:xfrm>
                                        <a:prstGeom prst="rect">
                                          <a:avLst/>
                                        </a:prstGeom>
                                        <a:noFill/>
                                        <a:ln>
                                          <a:noFill/>
                                        </a:ln>
                                      </wps:spPr>
                                      <wps:txbx>
                                        <w:txbxContent>
                                          <w:p w14:paraId="396BC0D9"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996" name="Grupo 996"/>
                                      <wpg:cNvGrpSpPr/>
                                      <wpg:grpSpPr>
                                        <a:xfrm>
                                          <a:off x="0" y="0"/>
                                          <a:ext cx="2524125" cy="1352550"/>
                                          <a:chOff x="0" y="0"/>
                                          <a:chExt cx="2524125" cy="1352550"/>
                                        </a:xfrm>
                                      </wpg:grpSpPr>
                                      <wps:wsp>
                                        <wps:cNvPr id="997" name="Rectángulo 997"/>
                                        <wps:cNvSpPr/>
                                        <wps:spPr>
                                          <a:xfrm>
                                            <a:off x="0" y="0"/>
                                            <a:ext cx="2524125" cy="1352550"/>
                                          </a:xfrm>
                                          <a:prstGeom prst="rect">
                                            <a:avLst/>
                                          </a:prstGeom>
                                          <a:noFill/>
                                          <a:ln>
                                            <a:noFill/>
                                          </a:ln>
                                        </wps:spPr>
                                        <wps:txbx>
                                          <w:txbxContent>
                                            <w:p w14:paraId="1F0D02CA"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98" name="Rectángulo: esquinas redondeadas 998"/>
                                        <wps:cNvSpPr/>
                                        <wps:spPr>
                                          <a:xfrm>
                                            <a:off x="682737" y="555582"/>
                                            <a:ext cx="482770" cy="241385"/>
                                          </a:xfrm>
                                          <a:prstGeom prst="roundRect">
                                            <a:avLst>
                                              <a:gd name="adj" fmla="val 10000"/>
                                            </a:avLst>
                                          </a:prstGeom>
                                          <a:solidFill>
                                            <a:srgbClr val="5F497A"/>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79CC973A"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999" name="Rectángulo 999"/>
                                        <wps:cNvSpPr/>
                                        <wps:spPr>
                                          <a:xfrm>
                                            <a:off x="689807" y="562652"/>
                                            <a:ext cx="468630" cy="227245"/>
                                          </a:xfrm>
                                          <a:prstGeom prst="rect">
                                            <a:avLst/>
                                          </a:prstGeom>
                                          <a:noFill/>
                                          <a:ln>
                                            <a:noFill/>
                                          </a:ln>
                                        </wps:spPr>
                                        <wps:txbx>
                                          <w:txbxContent>
                                            <w:p w14:paraId="7C8BB6B4"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wps:txbx>
                                        <wps:bodyPr spcFirstLastPara="1" wrap="square" lIns="3800" tIns="3800" rIns="3800" bIns="3800" anchor="ctr" anchorCtr="0">
                                          <a:noAutofit/>
                                        </wps:bodyPr>
                                      </wps:wsp>
                                      <wps:wsp>
                                        <wps:cNvPr id="1000" name="Forma libre: forma 1000"/>
                                        <wps:cNvSpPr/>
                                        <wps:spPr>
                                          <a:xfrm rot="-4249260">
                                            <a:off x="968156" y="382619"/>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56CE5725"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01" name="Rectángulo 1001"/>
                                        <wps:cNvSpPr/>
                                        <wps:spPr>
                                          <a:xfrm rot="-4249260">
                                            <a:off x="1247367" y="383986"/>
                                            <a:ext cx="29390" cy="29390"/>
                                          </a:xfrm>
                                          <a:prstGeom prst="rect">
                                            <a:avLst/>
                                          </a:prstGeom>
                                          <a:noFill/>
                                          <a:ln>
                                            <a:noFill/>
                                          </a:ln>
                                        </wps:spPr>
                                        <wps:txbx>
                                          <w:txbxContent>
                                            <w:p w14:paraId="74D192A0"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1002" name="Rectángulo: esquinas redondeadas 1002"/>
                                        <wps:cNvSpPr/>
                                        <wps:spPr>
                                          <a:xfrm>
                                            <a:off x="1358616" y="396"/>
                                            <a:ext cx="482770" cy="241385"/>
                                          </a:xfrm>
                                          <a:prstGeom prst="roundRect">
                                            <a:avLst>
                                              <a:gd name="adj" fmla="val 10000"/>
                                            </a:avLst>
                                          </a:prstGeom>
                                          <a:solidFill>
                                            <a:srgbClr val="D99593"/>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6B550B99"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03" name="Rectángulo 1003"/>
                                        <wps:cNvSpPr/>
                                        <wps:spPr>
                                          <a:xfrm>
                                            <a:off x="1365686" y="7466"/>
                                            <a:ext cx="468630" cy="227245"/>
                                          </a:xfrm>
                                          <a:prstGeom prst="rect">
                                            <a:avLst/>
                                          </a:prstGeom>
                                          <a:noFill/>
                                          <a:ln>
                                            <a:noFill/>
                                          </a:ln>
                                        </wps:spPr>
                                        <wps:txbx>
                                          <w:txbxContent>
                                            <w:p w14:paraId="3F45E7C8"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wps:txbx>
                                        <wps:bodyPr spcFirstLastPara="1" wrap="square" lIns="3800" tIns="3800" rIns="3800" bIns="3800" anchor="ctr" anchorCtr="0">
                                          <a:noAutofit/>
                                        </wps:bodyPr>
                                      </wps:wsp>
                                      <wps:wsp>
                                        <wps:cNvPr id="1004" name="Forma libre: forma 1004"/>
                                        <wps:cNvSpPr/>
                                        <wps:spPr>
                                          <a:xfrm rot="-3310531">
                                            <a:off x="1092985" y="521416"/>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48EF18CB"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05" name="Rectángulo 1005"/>
                                        <wps:cNvSpPr/>
                                        <wps:spPr>
                                          <a:xfrm rot="-3310531">
                                            <a:off x="1253608" y="529024"/>
                                            <a:ext cx="16907" cy="16907"/>
                                          </a:xfrm>
                                          <a:prstGeom prst="rect">
                                            <a:avLst/>
                                          </a:prstGeom>
                                          <a:noFill/>
                                          <a:ln>
                                            <a:noFill/>
                                          </a:ln>
                                        </wps:spPr>
                                        <wps:txbx>
                                          <w:txbxContent>
                                            <w:p w14:paraId="01693276"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1006" name="Rectángulo: esquinas redondeadas 1006"/>
                                        <wps:cNvSpPr/>
                                        <wps:spPr>
                                          <a:xfrm>
                                            <a:off x="1358616" y="277989"/>
                                            <a:ext cx="482770" cy="241385"/>
                                          </a:xfrm>
                                          <a:prstGeom prst="roundRect">
                                            <a:avLst>
                                              <a:gd name="adj" fmla="val 10000"/>
                                            </a:avLst>
                                          </a:prstGeom>
                                          <a:solidFill>
                                            <a:srgbClr val="B7CCE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16BF6C75"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07" name="Rectángulo 1007"/>
                                        <wps:cNvSpPr/>
                                        <wps:spPr>
                                          <a:xfrm>
                                            <a:off x="1365686" y="285059"/>
                                            <a:ext cx="468630" cy="227245"/>
                                          </a:xfrm>
                                          <a:prstGeom prst="rect">
                                            <a:avLst/>
                                          </a:prstGeom>
                                          <a:noFill/>
                                          <a:ln>
                                            <a:noFill/>
                                          </a:ln>
                                        </wps:spPr>
                                        <wps:txbx>
                                          <w:txbxContent>
                                            <w:p w14:paraId="45C13FAE"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wps:txbx>
                                        <wps:bodyPr spcFirstLastPara="1" wrap="square" lIns="3800" tIns="3800" rIns="3800" bIns="3800" anchor="ctr" anchorCtr="0">
                                          <a:noAutofit/>
                                        </wps:bodyPr>
                                      </wps:wsp>
                                      <wps:wsp>
                                        <wps:cNvPr id="1008" name="Forma libre: forma 1008"/>
                                        <wps:cNvSpPr/>
                                        <wps:spPr>
                                          <a:xfrm>
                                            <a:off x="1165508" y="660212"/>
                                            <a:ext cx="193108"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5CE419B3"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09" name="Rectángulo 1009"/>
                                        <wps:cNvSpPr/>
                                        <wps:spPr>
                                          <a:xfrm>
                                            <a:off x="1257234" y="671447"/>
                                            <a:ext cx="9655" cy="9655"/>
                                          </a:xfrm>
                                          <a:prstGeom prst="rect">
                                            <a:avLst/>
                                          </a:prstGeom>
                                          <a:noFill/>
                                          <a:ln>
                                            <a:noFill/>
                                          </a:ln>
                                        </wps:spPr>
                                        <wps:txbx>
                                          <w:txbxContent>
                                            <w:p w14:paraId="2D391D46"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1010" name="Rectángulo: esquinas redondeadas 1010"/>
                                        <wps:cNvSpPr/>
                                        <wps:spPr>
                                          <a:xfrm>
                                            <a:off x="1358616" y="555582"/>
                                            <a:ext cx="482770" cy="241385"/>
                                          </a:xfrm>
                                          <a:prstGeom prst="roundRect">
                                            <a:avLst>
                                              <a:gd name="adj" fmla="val 10000"/>
                                            </a:avLst>
                                          </a:prstGeom>
                                          <a:solidFill>
                                            <a:srgbClr val="FBD4B4"/>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37E29665"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11" name="Rectángulo 1011"/>
                                        <wps:cNvSpPr/>
                                        <wps:spPr>
                                          <a:xfrm>
                                            <a:off x="1365686" y="562652"/>
                                            <a:ext cx="468630" cy="227245"/>
                                          </a:xfrm>
                                          <a:prstGeom prst="rect">
                                            <a:avLst/>
                                          </a:prstGeom>
                                          <a:noFill/>
                                          <a:ln>
                                            <a:noFill/>
                                          </a:ln>
                                        </wps:spPr>
                                        <wps:txbx>
                                          <w:txbxContent>
                                            <w:p w14:paraId="265E14BF"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wps:txbx>
                                        <wps:bodyPr spcFirstLastPara="1" wrap="square" lIns="3800" tIns="3800" rIns="3800" bIns="3800" anchor="ctr" anchorCtr="0">
                                          <a:noAutofit/>
                                        </wps:bodyPr>
                                      </wps:wsp>
                                      <wps:wsp>
                                        <wps:cNvPr id="1012" name="Forma libre: forma 1012"/>
                                        <wps:cNvSpPr/>
                                        <wps:spPr>
                                          <a:xfrm rot="3310531">
                                            <a:off x="1092985" y="799009"/>
                                            <a:ext cx="338154"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260933D4"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13" name="Rectángulo 1013"/>
                                        <wps:cNvSpPr/>
                                        <wps:spPr>
                                          <a:xfrm rot="3310531">
                                            <a:off x="1253608" y="806617"/>
                                            <a:ext cx="16907" cy="16907"/>
                                          </a:xfrm>
                                          <a:prstGeom prst="rect">
                                            <a:avLst/>
                                          </a:prstGeom>
                                          <a:noFill/>
                                          <a:ln>
                                            <a:noFill/>
                                          </a:ln>
                                        </wps:spPr>
                                        <wps:txbx>
                                          <w:txbxContent>
                                            <w:p w14:paraId="3C0FB04A"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1014" name="Rectángulo: esquinas redondeadas 1014"/>
                                        <wps:cNvSpPr/>
                                        <wps:spPr>
                                          <a:xfrm>
                                            <a:off x="1358616" y="833175"/>
                                            <a:ext cx="482770" cy="241385"/>
                                          </a:xfrm>
                                          <a:prstGeom prst="roundRect">
                                            <a:avLst>
                                              <a:gd name="adj" fmla="val 10000"/>
                                            </a:avLst>
                                          </a:prstGeom>
                                          <a:solidFill>
                                            <a:srgbClr val="C5D8F1"/>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422E0780"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15" name="Rectángulo 1015"/>
                                        <wps:cNvSpPr/>
                                        <wps:spPr>
                                          <a:xfrm>
                                            <a:off x="1365686" y="840245"/>
                                            <a:ext cx="468630" cy="227245"/>
                                          </a:xfrm>
                                          <a:prstGeom prst="rect">
                                            <a:avLst/>
                                          </a:prstGeom>
                                          <a:noFill/>
                                          <a:ln>
                                            <a:noFill/>
                                          </a:ln>
                                        </wps:spPr>
                                        <wps:txbx>
                                          <w:txbxContent>
                                            <w:p w14:paraId="5A996817" w14:textId="77777777" w:rsidR="00F718CE" w:rsidRDefault="00000000">
                                              <w:pPr>
                                                <w:spacing w:line="215" w:lineRule="auto"/>
                                                <w:jc w:val="center"/>
                                                <w:textDirection w:val="btLr"/>
                                              </w:pPr>
                                              <w:r>
                                                <w:rPr>
                                                  <w:rFonts w:ascii="Cambria" w:eastAsia="Cambria" w:hAnsi="Cambria" w:cs="Cambria"/>
                                                  <w:color w:val="000000"/>
                                                  <w:sz w:val="12"/>
                                                </w:rPr>
                                                <w:t>BIOS</w:t>
                                              </w:r>
                                            </w:p>
                                          </w:txbxContent>
                                        </wps:txbx>
                                        <wps:bodyPr spcFirstLastPara="1" wrap="square" lIns="3800" tIns="3800" rIns="3800" bIns="3800" anchor="ctr" anchorCtr="0">
                                          <a:noAutofit/>
                                        </wps:bodyPr>
                                      </wps:wsp>
                                      <wps:wsp>
                                        <wps:cNvPr id="1016" name="Forma libre: forma 1016"/>
                                        <wps:cNvSpPr/>
                                        <wps:spPr>
                                          <a:xfrm rot="4249260">
                                            <a:off x="968156" y="937806"/>
                                            <a:ext cx="587811" cy="3212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2B779910"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17" name="Rectángulo 1017"/>
                                        <wps:cNvSpPr/>
                                        <wps:spPr>
                                          <a:xfrm rot="4249260">
                                            <a:off x="1247367" y="939172"/>
                                            <a:ext cx="29390" cy="29390"/>
                                          </a:xfrm>
                                          <a:prstGeom prst="rect">
                                            <a:avLst/>
                                          </a:prstGeom>
                                          <a:noFill/>
                                          <a:ln>
                                            <a:noFill/>
                                          </a:ln>
                                        </wps:spPr>
                                        <wps:txbx>
                                          <w:txbxContent>
                                            <w:p w14:paraId="1127848E" w14:textId="77777777" w:rsidR="00F718CE" w:rsidRDefault="00F718CE">
                                              <w:pPr>
                                                <w:spacing w:line="215" w:lineRule="auto"/>
                                                <w:jc w:val="center"/>
                                                <w:textDirection w:val="btLr"/>
                                              </w:pPr>
                                            </w:p>
                                          </w:txbxContent>
                                        </wps:txbx>
                                        <wps:bodyPr spcFirstLastPara="1" wrap="square" lIns="12700" tIns="0" rIns="12700" bIns="0" anchor="ctr" anchorCtr="0">
                                          <a:noAutofit/>
                                        </wps:bodyPr>
                                      </wps:wsp>
                                      <wps:wsp>
                                        <wps:cNvPr id="1018" name="Rectángulo: esquinas redondeadas 1018"/>
                                        <wps:cNvSpPr/>
                                        <wps:spPr>
                                          <a:xfrm>
                                            <a:off x="1358616" y="1110768"/>
                                            <a:ext cx="482770" cy="241385"/>
                                          </a:xfrm>
                                          <a:prstGeom prst="roundRect">
                                            <a:avLst>
                                              <a:gd name="adj" fmla="val 10000"/>
                                            </a:avLst>
                                          </a:prstGeom>
                                          <a:solidFill>
                                            <a:srgbClr val="76923C"/>
                                          </a:solidFill>
                                          <a:ln w="38100" cap="flat" cmpd="sng">
                                            <a:solidFill>
                                              <a:schemeClr val="lt1"/>
                                            </a:solidFill>
                                            <a:prstDash val="solid"/>
                                            <a:round/>
                                            <a:headEnd type="none" w="sm" len="sm"/>
                                            <a:tailEnd type="none" w="sm" len="sm"/>
                                          </a:ln>
                                          <a:effectLst>
                                            <a:outerShdw blurRad="40000" dist="20000" dir="5400000" rotWithShape="0">
                                              <a:srgbClr val="000000">
                                                <a:alpha val="36078"/>
                                              </a:srgbClr>
                                            </a:outerShdw>
                                          </a:effectLst>
                                        </wps:spPr>
                                        <wps:txbx>
                                          <w:txbxContent>
                                            <w:p w14:paraId="1E300F37"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19" name="Rectángulo 1019"/>
                                        <wps:cNvSpPr/>
                                        <wps:spPr>
                                          <a:xfrm>
                                            <a:off x="1365686" y="1117838"/>
                                            <a:ext cx="468630" cy="227245"/>
                                          </a:xfrm>
                                          <a:prstGeom prst="rect">
                                            <a:avLst/>
                                          </a:prstGeom>
                                          <a:noFill/>
                                          <a:ln>
                                            <a:noFill/>
                                          </a:ln>
                                        </wps:spPr>
                                        <wps:txbx>
                                          <w:txbxContent>
                                            <w:p w14:paraId="6CA41A85"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wps:txbx>
                                        <wps:bodyPr spcFirstLastPara="1" wrap="square" lIns="3800" tIns="3800" rIns="3800" bIns="3800" anchor="ctr" anchorCtr="0">
                                          <a:noAutofit/>
                                        </wps:bodyPr>
                                      </wps:wsp>
                                    </wpg:grpSp>
                                  </wpg:grpSp>
                                </wpg:grpSp>
                              </wpg:grpSp>
                            </wpg:grpSp>
                          </wpg:wgp>
                        </a:graphicData>
                      </a:graphic>
                    </wp:inline>
                  </w:drawing>
                </mc:Choice>
                <mc:Fallback>
                  <w:pict>
                    <v:group id="Grupo 987" o:spid="_x0000_s1195" style="width:198.75pt;height:106.5pt;mso-position-horizontal-relative:char;mso-position-vertical-relative:line" coordorigin="40839,31037" coordsize="25241,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">
                      <v:group id="Grupo 988" o:spid="_x0000_s1196" style="position:absolute;left:40839;top:31037;width:25241;height:13525" coordorigin="40839,31036" coordsize="25241,1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">
                        <v:rect id="Rectángulo 989" o:spid="_x0000_s1197" style="position:absolute;left:40839;top:31036;width:25241;height:1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" filled="f" stroked="f">
                          <v:textbox inset="2.53958mm,2.53958mm,2.53958mm,2.53958mm">
                            <w:txbxContent>
                              <w:p w14:paraId="7950AFBD" w14:textId="77777777" w:rsidR="00F718CE" w:rsidRDefault="00F718CE">
                                <w:pPr>
                                  <w:spacing w:line="240" w:lineRule="auto"/>
                                  <w:textDirection w:val="btLr"/>
                                </w:pPr>
                              </w:p>
                            </w:txbxContent>
                          </v:textbox>
                        </v:rect>
                        <v:group id="Grupo 990" o:spid="_x0000_s1198" style="position:absolute;left:40839;top:31037;width:25241;height:13525" coordorigin="40839,31025" coordsize="25241,1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rect id="Rectángulo 991" o:spid="_x0000_s1199" style="position:absolute;left:40839;top:31025;width:25241;height:1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" filled="f" stroked="f">
                            <v:textbox inset="2.53958mm,2.53958mm,2.53958mm,2.53958mm">
                              <w:txbxContent>
                                <w:p w14:paraId="1F90785C" w14:textId="77777777" w:rsidR="00F718CE" w:rsidRDefault="00F718CE">
                                  <w:pPr>
                                    <w:spacing w:line="240" w:lineRule="auto"/>
                                    <w:textDirection w:val="btLr"/>
                                  </w:pPr>
                                </w:p>
                              </w:txbxContent>
                            </v:textbox>
                          </v:rect>
                          <v:group id="Grupo 992" o:spid="_x0000_s1200" style="position:absolute;left:40839;top:31037;width:25241;height:13525" coordorigin="40839,30650" coordsize="25241,1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">
                            <v:rect id="Rectángulo 993" o:spid="_x0000_s1201" style="position:absolute;left:40839;top:30650;width:25241;height:1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" filled="f" stroked="f">
                              <v:textbox inset="2.53958mm,2.53958mm,2.53958mm,2.53958mm">
                                <w:txbxContent>
                                  <w:p w14:paraId="0185C369" w14:textId="77777777" w:rsidR="00F718CE" w:rsidRDefault="00F718CE">
                                    <w:pPr>
                                      <w:spacing w:line="240" w:lineRule="auto"/>
                                      <w:textDirection w:val="btLr"/>
                                    </w:pPr>
                                  </w:p>
                                </w:txbxContent>
                              </v:textbox>
                            </v:rect>
                            <v:group id="Grupo 994" o:spid="_x0000_s1202" style="position:absolute;left:40839;top:31037;width:25241;height:13525" coordsize="25241,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">
                              <v:rect id="Rectángulo 995" o:spid="_x0000_s1203" style="position:absolute;width:25241;height:1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" filled="f" stroked="f">
                                <v:textbox inset="2.53958mm,2.53958mm,2.53958mm,2.53958mm">
                                  <w:txbxContent>
                                    <w:p w14:paraId="396BC0D9" w14:textId="77777777" w:rsidR="00F718CE" w:rsidRDefault="00F718CE">
                                      <w:pPr>
                                        <w:spacing w:line="240" w:lineRule="auto"/>
                                        <w:textDirection w:val="btLr"/>
                                      </w:pPr>
                                    </w:p>
                                  </w:txbxContent>
                                </v:textbox>
                              </v:rect>
                              <v:group id="Grupo 996" o:spid="_x0000_s1204" style="position:absolute;width:25241;height:13525" coordsize="25241,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sH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D3TDgCMv0BAAD//wMAUEsBAi0AFAAGAAgAAAAhANvh9svuAAAAhQEAABMAAAAAAAAA&#10;AAAAAAAAAAAAAFtDb250ZW50X1R5cGVzXS54bWxQSwECLQAUAAYACAAAACEAWvQsW78AAAAVAQAA&#10;CwAAAAAAAAAAAAAAAAAfAQAAX3JlbHMvLnJlbHNQSwECLQAUAAYACAAAACEAdXVrB8YAAADcAAAA&#10;DwAAAAAAAAAAAAAAAAAHAgAAZHJzL2Rvd25yZXYueG1sUEsFBgAAAAADAAMAtwAAAPoCAAAAAA==&#10;">
                                <v:rect id="Rectángulo 997" o:spid="_x0000_s1205" style="position:absolute;width:25241;height:1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" filled="f" stroked="f">
                                  <v:textbox inset="2.53958mm,2.53958mm,2.53958mm,2.53958mm">
                                    <w:txbxContent>
                                      <w:p w14:paraId="1F0D02CA" w14:textId="77777777" w:rsidR="00F718CE" w:rsidRDefault="00F718CE">
                                        <w:pPr>
                                          <w:spacing w:line="240" w:lineRule="auto"/>
                                          <w:textDirection w:val="btLr"/>
                                        </w:pPr>
                                      </w:p>
                                    </w:txbxContent>
                                  </v:textbox>
                                </v:rect>
                                <v:roundrect id="Rectángulo: esquinas redondeadas 998" o:spid="_x0000_s1206" style="position:absolute;left:6827;top:5555;width:4828;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" fillcolor="#5f497a" strokecolor="white [3201]" strokeweight="3pt">
                                  <v:stroke startarrowwidth="narrow" startarrowlength="short" endarrowwidth="narrow" endarrowlength="short"/>
                                  <v:shadow on="t" color="black" opacity="23644f" origin=",.5" offset="0,.55556mm"/>
                                  <v:textbox inset="2.53958mm,2.53958mm,2.53958mm,2.53958mm">
                                    <w:txbxContent>
                                      <w:p w14:paraId="79CC973A" w14:textId="77777777" w:rsidR="00F718CE" w:rsidRDefault="00F718CE">
                                        <w:pPr>
                                          <w:spacing w:line="240" w:lineRule="auto"/>
                                          <w:textDirection w:val="btLr"/>
                                        </w:pPr>
                                      </w:p>
                                    </w:txbxContent>
                                  </v:textbox>
                                </v:roundrect>
                                <v:rect id="Rectángulo 999" o:spid="_x0000_s1207" style="position:absolute;left:6898;top:5626;width:4686;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" filled="f" stroked="f">
                                  <v:textbox inset=".1056mm,.1056mm,.1056mm,.1056mm">
                                    <w:txbxContent>
                                      <w:p w14:paraId="7C8BB6B4" w14:textId="77777777" w:rsidR="00F718CE" w:rsidRDefault="00000000">
                                        <w:pPr>
                                          <w:spacing w:line="215" w:lineRule="auto"/>
                                          <w:jc w:val="center"/>
                                          <w:textDirection w:val="btLr"/>
                                        </w:pPr>
                                        <w:r>
                                          <w:rPr>
                                            <w:rFonts w:ascii="Cambria" w:eastAsia="Cambria" w:hAnsi="Cambria" w:cs="Cambria"/>
                                            <w:color w:val="000000"/>
                                            <w:sz w:val="12"/>
                                          </w:rPr>
                                          <w:t>Software del sistema</w:t>
                                        </w:r>
                                      </w:p>
                                    </w:txbxContent>
                                  </v:textbox>
                                </v:rect>
                                <v:shape id="Forma libre: forma 1000" o:spid="_x0000_s1208" style="position:absolute;left:9682;top:3825;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6CE5725" w14:textId="77777777" w:rsidR="00F718CE" w:rsidRDefault="00F718CE">
                                        <w:pPr>
                                          <w:spacing w:line="240" w:lineRule="auto"/>
                                          <w:textDirection w:val="btLr"/>
                                        </w:pPr>
                                      </w:p>
                                    </w:txbxContent>
                                  </v:textbox>
                                </v:shape>
                                <v:rect id="Rectángulo 1001" o:spid="_x0000_s1209" style="position:absolute;left:12473;top:3839;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" filled="f" stroked="f">
                                  <v:textbox inset="1pt,0,1pt,0">
                                    <w:txbxContent>
                                      <w:p w14:paraId="74D192A0" w14:textId="77777777" w:rsidR="00F718CE" w:rsidRDefault="00F718CE">
                                        <w:pPr>
                                          <w:spacing w:line="215" w:lineRule="auto"/>
                                          <w:jc w:val="center"/>
                                          <w:textDirection w:val="btLr"/>
                                        </w:pPr>
                                      </w:p>
                                    </w:txbxContent>
                                  </v:textbox>
                                </v:rect>
                                <v:roundrect id="Rectángulo: esquinas redondeadas 1002" o:spid="_x0000_s1210" style="position:absolute;left:13586;top:3;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" fillcolor="#d99593" strokecolor="white [3201]" strokeweight="3pt">
                                  <v:stroke startarrowwidth="narrow" startarrowlength="short" endarrowwidth="narrow" endarrowlength="short"/>
                                  <v:shadow on="t" color="black" opacity="23644f" origin=",.5" offset="0,.55556mm"/>
                                  <v:textbox inset="2.53958mm,2.53958mm,2.53958mm,2.53958mm">
                                    <w:txbxContent>
                                      <w:p w14:paraId="6B550B99" w14:textId="77777777" w:rsidR="00F718CE" w:rsidRDefault="00F718CE">
                                        <w:pPr>
                                          <w:spacing w:line="240" w:lineRule="auto"/>
                                          <w:textDirection w:val="btLr"/>
                                        </w:pPr>
                                      </w:p>
                                    </w:txbxContent>
                                  </v:textbox>
                                </v:roundrect>
                                <v:rect id="Rectángulo 1003" o:spid="_x0000_s1211" style="position:absolute;left:13656;top:74;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" filled="f" stroked="f">
                                  <v:textbox inset=".1056mm,.1056mm,.1056mm,.1056mm">
                                    <w:txbxContent>
                                      <w:p w14:paraId="3F45E7C8" w14:textId="77777777" w:rsidR="00F718CE" w:rsidRDefault="00000000">
                                        <w:pPr>
                                          <w:spacing w:line="215" w:lineRule="auto"/>
                                          <w:jc w:val="center"/>
                                          <w:textDirection w:val="btLr"/>
                                        </w:pPr>
                                        <w:r>
                                          <w:rPr>
                                            <w:rFonts w:ascii="Cambria" w:eastAsia="Cambria" w:hAnsi="Cambria" w:cs="Cambria"/>
                                            <w:color w:val="000000"/>
                                            <w:sz w:val="12"/>
                                          </w:rPr>
                                          <w:t>Cargador del programa</w:t>
                                        </w:r>
                                      </w:p>
                                    </w:txbxContent>
                                  </v:textbox>
                                </v:rect>
                                <v:shape id="Forma libre: forma 1004" o:spid="_x0000_s1212" style="position:absolute;left:10930;top:5214;width:3381;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8EF18CB" w14:textId="77777777" w:rsidR="00F718CE" w:rsidRDefault="00F718CE">
                                        <w:pPr>
                                          <w:spacing w:line="240" w:lineRule="auto"/>
                                          <w:textDirection w:val="btLr"/>
                                        </w:pPr>
                                      </w:p>
                                    </w:txbxContent>
                                  </v:textbox>
                                </v:shape>
                                <v:rect id="Rectángulo 1005" o:spid="_x0000_s1213" style="position:absolute;left:12536;top:5290;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" filled="f" stroked="f">
                                  <v:textbox inset="1pt,0,1pt,0">
                                    <w:txbxContent>
                                      <w:p w14:paraId="01693276" w14:textId="77777777" w:rsidR="00F718CE" w:rsidRDefault="00F718CE">
                                        <w:pPr>
                                          <w:spacing w:line="215" w:lineRule="auto"/>
                                          <w:jc w:val="center"/>
                                          <w:textDirection w:val="btLr"/>
                                        </w:pPr>
                                      </w:p>
                                    </w:txbxContent>
                                  </v:textbox>
                                </v:rect>
                                <v:roundrect id="Rectángulo: esquinas redondeadas 1006" o:spid="_x0000_s1214" style="position:absolute;left:13586;top:2779;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" fillcolor="#b7cce4" strokecolor="white [3201]" strokeweight="3pt">
                                  <v:stroke startarrowwidth="narrow" startarrowlength="short" endarrowwidth="narrow" endarrowlength="short"/>
                                  <v:shadow on="t" color="black" opacity="23644f" origin=",.5" offset="0,.55556mm"/>
                                  <v:textbox inset="2.53958mm,2.53958mm,2.53958mm,2.53958mm">
                                    <w:txbxContent>
                                      <w:p w14:paraId="16BF6C75" w14:textId="77777777" w:rsidR="00F718CE" w:rsidRDefault="00F718CE">
                                        <w:pPr>
                                          <w:spacing w:line="240" w:lineRule="auto"/>
                                          <w:textDirection w:val="btLr"/>
                                        </w:pPr>
                                      </w:p>
                                    </w:txbxContent>
                                  </v:textbox>
                                </v:roundrect>
                                <v:rect id="Rectángulo 1007" o:spid="_x0000_s1215" style="position:absolute;left:13656;top:2850;width:4687;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" filled="f" stroked="f">
                                  <v:textbox inset=".1056mm,.1056mm,.1056mm,.1056mm">
                                    <w:txbxContent>
                                      <w:p w14:paraId="45C13FAE" w14:textId="77777777" w:rsidR="00F718CE" w:rsidRDefault="00000000">
                                        <w:pPr>
                                          <w:spacing w:line="215" w:lineRule="auto"/>
                                          <w:jc w:val="center"/>
                                          <w:textDirection w:val="btLr"/>
                                        </w:pPr>
                                        <w:r>
                                          <w:rPr>
                                            <w:rFonts w:ascii="Cambria" w:eastAsia="Cambria" w:hAnsi="Cambria" w:cs="Cambria"/>
                                            <w:color w:val="000000"/>
                                            <w:sz w:val="12"/>
                                          </w:rPr>
                                          <w:t>Sistema operativo</w:t>
                                        </w:r>
                                      </w:p>
                                    </w:txbxContent>
                                  </v:textbox>
                                </v:rect>
                                <v:shape id="Forma libre: forma 1008" o:spid="_x0000_s1216" style="position:absolute;left:11655;top:6602;width:1931;height:32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CE419B3" w14:textId="77777777" w:rsidR="00F718CE" w:rsidRDefault="00F718CE">
                                        <w:pPr>
                                          <w:spacing w:line="240" w:lineRule="auto"/>
                                          <w:textDirection w:val="btLr"/>
                                        </w:pPr>
                                      </w:p>
                                    </w:txbxContent>
                                  </v:textbox>
                                </v:shape>
                                <v:rect id="Rectángulo 1009" o:spid="_x0000_s1217" style="position:absolute;left:12572;top:6714;width:96;height: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" filled="f" stroked="f">
                                  <v:textbox inset="1pt,0,1pt,0">
                                    <w:txbxContent>
                                      <w:p w14:paraId="2D391D46" w14:textId="77777777" w:rsidR="00F718CE" w:rsidRDefault="00F718CE">
                                        <w:pPr>
                                          <w:spacing w:line="215" w:lineRule="auto"/>
                                          <w:jc w:val="center"/>
                                          <w:textDirection w:val="btLr"/>
                                        </w:pPr>
                                      </w:p>
                                    </w:txbxContent>
                                  </v:textbox>
                                </v:rect>
                                <v:roundrect id="Rectángulo: esquinas redondeadas 1010" o:spid="_x0000_s1218" style="position:absolute;left:13586;top:5555;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" fillcolor="#fbd4b4" strokecolor="white [3201]" strokeweight="3pt">
                                  <v:stroke startarrowwidth="narrow" startarrowlength="short" endarrowwidth="narrow" endarrowlength="short"/>
                                  <v:shadow on="t" color="black" opacity="23644f" origin=",.5" offset="0,.55556mm"/>
                                  <v:textbox inset="2.53958mm,2.53958mm,2.53958mm,2.53958mm">
                                    <w:txbxContent>
                                      <w:p w14:paraId="37E29665" w14:textId="77777777" w:rsidR="00F718CE" w:rsidRDefault="00F718CE">
                                        <w:pPr>
                                          <w:spacing w:line="240" w:lineRule="auto"/>
                                          <w:textDirection w:val="btLr"/>
                                        </w:pPr>
                                      </w:p>
                                    </w:txbxContent>
                                  </v:textbox>
                                </v:roundrect>
                                <v:rect id="Rectángulo 1011" o:spid="_x0000_s1219" style="position:absolute;left:13656;top:5626;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" filled="f" stroked="f">
                                  <v:textbox inset=".1056mm,.1056mm,.1056mm,.1056mm">
                                    <w:txbxContent>
                                      <w:p w14:paraId="265E14BF" w14:textId="77777777" w:rsidR="00F718CE" w:rsidRDefault="00000000">
                                        <w:pPr>
                                          <w:spacing w:line="215" w:lineRule="auto"/>
                                          <w:jc w:val="center"/>
                                          <w:textDirection w:val="btLr"/>
                                        </w:pPr>
                                        <w:r>
                                          <w:rPr>
                                            <w:rFonts w:ascii="Cambria" w:eastAsia="Cambria" w:hAnsi="Cambria" w:cs="Cambria"/>
                                            <w:color w:val="000000"/>
                                            <w:sz w:val="12"/>
                                          </w:rPr>
                                          <w:t>Utilidades básicas</w:t>
                                        </w:r>
                                      </w:p>
                                    </w:txbxContent>
                                  </v:textbox>
                                </v:rect>
                                <v:shape id="Forma libre: forma 1012" o:spid="_x0000_s1220" style="position:absolute;left:10930;top:7989;width:3382;height:321;rotation:361598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60933D4" w14:textId="77777777" w:rsidR="00F718CE" w:rsidRDefault="00F718CE">
                                        <w:pPr>
                                          <w:spacing w:line="240" w:lineRule="auto"/>
                                          <w:textDirection w:val="btLr"/>
                                        </w:pPr>
                                      </w:p>
                                    </w:txbxContent>
                                  </v:textbox>
                                </v:shape>
                                <v:rect id="Rectángulo 1013" o:spid="_x0000_s1221" style="position:absolute;left:12536;top:8066;width:169;height:169;rotation:36159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" filled="f" stroked="f">
                                  <v:textbox inset="1pt,0,1pt,0">
                                    <w:txbxContent>
                                      <w:p w14:paraId="3C0FB04A" w14:textId="77777777" w:rsidR="00F718CE" w:rsidRDefault="00F718CE">
                                        <w:pPr>
                                          <w:spacing w:line="215" w:lineRule="auto"/>
                                          <w:jc w:val="center"/>
                                          <w:textDirection w:val="btLr"/>
                                        </w:pPr>
                                      </w:p>
                                    </w:txbxContent>
                                  </v:textbox>
                                </v:rect>
                                <v:roundrect id="Rectángulo: esquinas redondeadas 1014" o:spid="_x0000_s1222" style="position:absolute;left:13586;top:8331;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" fillcolor="#c5d8f1" strokecolor="white [3201]" strokeweight="3pt">
                                  <v:stroke startarrowwidth="narrow" startarrowlength="short" endarrowwidth="narrow" endarrowlength="short"/>
                                  <v:shadow on="t" color="black" opacity="23644f" origin=",.5" offset="0,.55556mm"/>
                                  <v:textbox inset="2.53958mm,2.53958mm,2.53958mm,2.53958mm">
                                    <w:txbxContent>
                                      <w:p w14:paraId="422E0780" w14:textId="77777777" w:rsidR="00F718CE" w:rsidRDefault="00F718CE">
                                        <w:pPr>
                                          <w:spacing w:line="240" w:lineRule="auto"/>
                                          <w:textDirection w:val="btLr"/>
                                        </w:pPr>
                                      </w:p>
                                    </w:txbxContent>
                                  </v:textbox>
                                </v:roundrect>
                                <v:rect id="Rectángulo 1015" o:spid="_x0000_s1223" style="position:absolute;left:13656;top:8402;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" filled="f" stroked="f">
                                  <v:textbox inset=".1056mm,.1056mm,.1056mm,.1056mm">
                                    <w:txbxContent>
                                      <w:p w14:paraId="5A996817" w14:textId="77777777" w:rsidR="00F718CE" w:rsidRDefault="00000000">
                                        <w:pPr>
                                          <w:spacing w:line="215" w:lineRule="auto"/>
                                          <w:jc w:val="center"/>
                                          <w:textDirection w:val="btLr"/>
                                        </w:pPr>
                                        <w:r>
                                          <w:rPr>
                                            <w:rFonts w:ascii="Cambria" w:eastAsia="Cambria" w:hAnsi="Cambria" w:cs="Cambria"/>
                                            <w:color w:val="000000"/>
                                            <w:sz w:val="12"/>
                                          </w:rPr>
                                          <w:t>BIOS</w:t>
                                        </w:r>
                                      </w:p>
                                    </w:txbxContent>
                                  </v:textbox>
                                </v:rect>
                                <v:shape id="Forma libre: forma 1016" o:spid="_x0000_s1224" style="position:absolute;left:9682;top:9377;width:5878;height:321;rotation:46413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B779910" w14:textId="77777777" w:rsidR="00F718CE" w:rsidRDefault="00F718CE">
                                        <w:pPr>
                                          <w:spacing w:line="240" w:lineRule="auto"/>
                                          <w:textDirection w:val="btLr"/>
                                        </w:pPr>
                                      </w:p>
                                    </w:txbxContent>
                                  </v:textbox>
                                </v:shape>
                                <v:rect id="Rectángulo 1017" o:spid="_x0000_s1225" style="position:absolute;left:12473;top:9391;width:294;height:294;rotation:46413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" filled="f" stroked="f">
                                  <v:textbox inset="1pt,0,1pt,0">
                                    <w:txbxContent>
                                      <w:p w14:paraId="1127848E" w14:textId="77777777" w:rsidR="00F718CE" w:rsidRDefault="00F718CE">
                                        <w:pPr>
                                          <w:spacing w:line="215" w:lineRule="auto"/>
                                          <w:jc w:val="center"/>
                                          <w:textDirection w:val="btLr"/>
                                        </w:pPr>
                                      </w:p>
                                    </w:txbxContent>
                                  </v:textbox>
                                </v:rect>
                                <v:roundrect id="Rectángulo: esquinas redondeadas 1018" o:spid="_x0000_s1226" style="position:absolute;left:13586;top:11107;width:4827;height:24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" fillcolor="#76923c" strokecolor="white [3201]" strokeweight="3pt">
                                  <v:stroke startarrowwidth="narrow" startarrowlength="short" endarrowwidth="narrow" endarrowlength="short"/>
                                  <v:shadow on="t" color="black" opacity="23644f" origin=",.5" offset="0,.55556mm"/>
                                  <v:textbox inset="2.53958mm,2.53958mm,2.53958mm,2.53958mm">
                                    <w:txbxContent>
                                      <w:p w14:paraId="1E300F37" w14:textId="77777777" w:rsidR="00F718CE" w:rsidRDefault="00F718CE">
                                        <w:pPr>
                                          <w:spacing w:line="240" w:lineRule="auto"/>
                                          <w:textDirection w:val="btLr"/>
                                        </w:pPr>
                                      </w:p>
                                    </w:txbxContent>
                                  </v:textbox>
                                </v:roundrect>
                                <v:rect id="Rectángulo 1019" o:spid="_x0000_s1227" style="position:absolute;left:13656;top:11178;width:4687;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" filled="f" stroked="f">
                                  <v:textbox inset=".1056mm,.1056mm,.1056mm,.1056mm">
                                    <w:txbxContent>
                                      <w:p w14:paraId="6CA41A85" w14:textId="77777777" w:rsidR="00F718CE" w:rsidRDefault="00000000">
                                        <w:pPr>
                                          <w:spacing w:line="215" w:lineRule="auto"/>
                                          <w:jc w:val="center"/>
                                          <w:textDirection w:val="btLr"/>
                                        </w:pPr>
                                        <w:r>
                                          <w:rPr>
                                            <w:rFonts w:ascii="Cambria" w:eastAsia="Cambria" w:hAnsi="Cambria" w:cs="Cambria"/>
                                            <w:color w:val="000000"/>
                                            <w:sz w:val="12"/>
                                          </w:rPr>
                                          <w:t>Línea de comando</w:t>
                                        </w:r>
                                      </w:p>
                                    </w:txbxContent>
                                  </v:textbox>
                                </v:rect>
                              </v:group>
                            </v:group>
                          </v:group>
                        </v:group>
                      </v:group>
                      <w10:anchorlock/>
                    </v:group>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1447800</wp:posOffset>
                      </wp:positionH>
                      <wp:positionV relativeFrom="paragraph">
                        <wp:posOffset>1104900</wp:posOffset>
                      </wp:positionV>
                      <wp:extent cx="295275" cy="285750"/>
                      <wp:effectExtent l="0" t="0" r="0" b="0"/>
                      <wp:wrapNone/>
                      <wp:docPr id="1020" name="Elipse 1020"/>
                      <wp:cNvGraphicFramePr/>
                      <a:graphic xmlns:a="http://schemas.openxmlformats.org/drawingml/2006/main">
                        <a:graphicData uri="http://schemas.microsoft.com/office/word/2010/wordprocessingShape">
                          <wps:wsp>
                            <wps:cNvSpPr/>
                            <wps:spPr>
                              <a:xfrm>
                                <a:off x="5222175" y="3660938"/>
                                <a:ext cx="247650" cy="238125"/>
                              </a:xfrm>
                              <a:prstGeom prst="ellipse">
                                <a:avLst/>
                              </a:prstGeom>
                              <a:solidFill>
                                <a:srgbClr val="FF0000"/>
                              </a:solidFill>
                              <a:ln w="9525" cap="flat" cmpd="sng">
                                <a:solidFill>
                                  <a:srgbClr val="FF0000"/>
                                </a:solidFill>
                                <a:prstDash val="solid"/>
                                <a:round/>
                                <a:headEnd type="none" w="sm" len="sm"/>
                                <a:tailEnd type="none" w="sm" len="sm"/>
                              </a:ln>
                            </wps:spPr>
                            <wps:txbx>
                              <w:txbxContent>
                                <w:p w14:paraId="061F6AFC" w14:textId="77777777" w:rsidR="00F718CE" w:rsidRDefault="00F71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Elipse 1020" o:spid="_x0000_s1228" style="position:absolute;margin-left:114pt;margin-top:87pt;width:23.25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" fillcolor="red" strokecolor="red">
                      <v:stroke startarrowwidth="narrow" startarrowlength="short" endarrowwidth="narrow" endarrowlength="short"/>
                      <v:textbox inset="2.53958mm,2.53958mm,2.53958mm,2.53958mm">
                        <w:txbxContent>
                          <w:p w14:paraId="061F6AFC" w14:textId="77777777" w:rsidR="00F718CE" w:rsidRDefault="00F718CE">
                            <w:pPr>
                              <w:spacing w:line="240" w:lineRule="auto"/>
                              <w:textDirection w:val="btLr"/>
                            </w:pPr>
                          </w:p>
                        </w:txbxContent>
                      </v:textbox>
                    </v:oval>
                  </w:pict>
                </mc:Fallback>
              </mc:AlternateContent>
            </w:r>
          </w:p>
          <w:p w14:paraId="000002D2" w14:textId="77777777" w:rsidR="00F718CE" w:rsidRDefault="00000000">
            <w:pPr>
              <w:widowControl w:val="0"/>
              <w:rPr>
                <w:color w:val="666666"/>
              </w:rPr>
            </w:pPr>
            <w:r>
              <w:rPr>
                <w:b/>
              </w:rPr>
              <w:t>Imagen</w:t>
            </w:r>
            <w:r>
              <w:t xml:space="preserve"> 228116_i53</w:t>
            </w:r>
          </w:p>
        </w:tc>
      </w:tr>
    </w:tbl>
    <w:p w14:paraId="000002D3" w14:textId="77777777" w:rsidR="00F718CE" w:rsidRDefault="00F718CE"/>
    <w:p w14:paraId="000002D4" w14:textId="77777777" w:rsidR="00F718CE" w:rsidRDefault="00F718CE"/>
    <w:p w14:paraId="000002D5" w14:textId="534C421D" w:rsidR="00F718CE" w:rsidRDefault="00000000">
      <w:pPr>
        <w:rPr>
          <w:b/>
        </w:rPr>
      </w:pPr>
      <w:sdt>
        <w:sdtPr>
          <w:tag w:val="goog_rdk_56"/>
          <w:id w:val="-1737385438"/>
        </w:sdtPr>
        <w:sdtContent>
          <w:sdt>
            <w:sdtPr>
              <w:tag w:val="goog_rdk_57"/>
              <w:id w:val="630524040"/>
              <w:showingPlcHdr/>
            </w:sdtPr>
            <w:sdtContent>
              <w:r w:rsidR="007B2861">
                <w:t xml:space="preserve">     </w:t>
              </w:r>
            </w:sdtContent>
          </w:sdt>
        </w:sdtContent>
      </w:sdt>
      <w:r>
        <w:rPr>
          <w:b/>
        </w:rPr>
        <w:t xml:space="preserve">Protocolo de servicio </w:t>
      </w:r>
    </w:p>
    <w:p w14:paraId="000002D6" w14:textId="77777777" w:rsidR="00F718CE" w:rsidRDefault="00F718CE">
      <w:pPr>
        <w:rPr>
          <w:b/>
          <w:sz w:val="20"/>
          <w:szCs w:val="20"/>
        </w:rPr>
      </w:pPr>
    </w:p>
    <w:p w14:paraId="000002D7" w14:textId="77777777" w:rsidR="00F718CE" w:rsidRDefault="00F718CE">
      <w:pPr>
        <w:rPr>
          <w:b/>
          <w:sz w:val="20"/>
          <w:szCs w:val="20"/>
        </w:rPr>
      </w:pPr>
    </w:p>
    <w:p w14:paraId="000002D8" w14:textId="77777777" w:rsidR="00F718CE" w:rsidRDefault="00F718CE">
      <w:pPr>
        <w:rPr>
          <w:b/>
          <w:sz w:val="20"/>
          <w:szCs w:val="20"/>
        </w:rPr>
      </w:pPr>
    </w:p>
    <w:tbl>
      <w:tblPr>
        <w:tblStyle w:val="afffffffffffff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58D677F8" w14:textId="77777777">
        <w:trPr>
          <w:trHeight w:val="444"/>
        </w:trPr>
        <w:tc>
          <w:tcPr>
            <w:tcW w:w="13422" w:type="dxa"/>
            <w:shd w:val="clear" w:color="auto" w:fill="8DB3E2"/>
          </w:tcPr>
          <w:p w14:paraId="000002D9"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36C54381" w14:textId="77777777">
        <w:tc>
          <w:tcPr>
            <w:tcW w:w="13422" w:type="dxa"/>
          </w:tcPr>
          <w:p w14:paraId="000002DA" w14:textId="77777777" w:rsidR="00F718CE" w:rsidRPr="007B2861" w:rsidRDefault="00000000">
            <w:r w:rsidRPr="007B2861">
              <w:t>A continuación, se presenta información sobre el protocolo de servicio como parte de la forma en que se debe proceder con el cliente al momento de interactuar con este.</w:t>
            </w:r>
          </w:p>
        </w:tc>
      </w:tr>
    </w:tbl>
    <w:p w14:paraId="000002DB" w14:textId="77777777" w:rsidR="00F718CE" w:rsidRDefault="00F718CE">
      <w:pPr>
        <w:rPr>
          <w:b/>
          <w:sz w:val="20"/>
          <w:szCs w:val="20"/>
        </w:rPr>
      </w:pPr>
    </w:p>
    <w:tbl>
      <w:tblPr>
        <w:tblStyle w:val="affffffffff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48BB809B" w14:textId="77777777">
        <w:trPr>
          <w:trHeight w:val="444"/>
        </w:trPr>
        <w:tc>
          <w:tcPr>
            <w:tcW w:w="13422" w:type="dxa"/>
            <w:shd w:val="clear" w:color="auto" w:fill="8DB3E2"/>
          </w:tcPr>
          <w:p w14:paraId="000002DC"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lastRenderedPageBreak/>
              <w:t>Cuadro de texto</w:t>
            </w:r>
          </w:p>
        </w:tc>
      </w:tr>
      <w:tr w:rsidR="00F718CE" w14:paraId="5C41A4DB" w14:textId="77777777">
        <w:tc>
          <w:tcPr>
            <w:tcW w:w="13422" w:type="dxa"/>
          </w:tcPr>
          <w:p w14:paraId="000002DD" w14:textId="77777777" w:rsidR="00F718CE" w:rsidRDefault="00000000">
            <w:r>
              <w:t>El protocolo de atención al cliente es una guía, paso a paso, que describe cómo deben comportarse los empleados con los clientes al establecer contactos y realizar un seguimiento de las interacciones. Incluye la visión de la empresa y los estándares de excelencia en el servicio, asegurando una comunicación y comunicaciones efectivas.</w:t>
            </w:r>
          </w:p>
          <w:p w14:paraId="000002DE" w14:textId="77777777" w:rsidR="00F718CE" w:rsidRDefault="00F718CE"/>
          <w:p w14:paraId="000002DF" w14:textId="77777777" w:rsidR="00F718CE" w:rsidRDefault="00000000">
            <w:pPr>
              <w:jc w:val="both"/>
            </w:pPr>
            <w:r>
              <w:t>Tener un protocolo de atención al cliente no solo le permite establecer parámetros de comunicación, sino que también garantiza que sus empleados sigan las mismas líneas de comunicación para responder las preguntas y quejas de los clientes sin encontrar obstáculos.</w:t>
            </w:r>
          </w:p>
        </w:tc>
      </w:tr>
    </w:tbl>
    <w:p w14:paraId="000002E0" w14:textId="77777777" w:rsidR="00F718CE" w:rsidRDefault="00F718CE"/>
    <w:p w14:paraId="000002E1" w14:textId="77777777" w:rsidR="00F718CE" w:rsidRDefault="00F718CE"/>
    <w:bookmarkStart w:id="13" w:name="_heading=h.3dy6vkm" w:colFirst="0" w:colLast="0" w:displacedByCustomXml="next"/>
    <w:bookmarkEnd w:id="13" w:displacedByCustomXml="next"/>
    <w:sdt>
      <w:sdtPr>
        <w:tag w:val="goog_rdk_61"/>
        <w:id w:val="953593195"/>
      </w:sdtPr>
      <w:sdtContent>
        <w:p w14:paraId="000002E2" w14:textId="77777777" w:rsidR="00F718CE" w:rsidRPr="007B2861" w:rsidRDefault="00000000" w:rsidP="007B2861">
          <w:pPr>
            <w:pBdr>
              <w:top w:val="nil"/>
              <w:left w:val="nil"/>
              <w:bottom w:val="nil"/>
              <w:right w:val="nil"/>
              <w:between w:val="nil"/>
            </w:pBdr>
            <w:rPr>
              <w:b/>
              <w:color w:val="000000"/>
            </w:rPr>
          </w:pPr>
          <w:sdt>
            <w:sdtPr>
              <w:tag w:val="goog_rdk_58"/>
              <w:id w:val="-1162147132"/>
            </w:sdtPr>
            <w:sdtContent/>
          </w:sdt>
          <w:sdt>
            <w:sdtPr>
              <w:tag w:val="goog_rdk_59"/>
              <w:id w:val="1140688041"/>
            </w:sdtPr>
            <w:sdtContent>
              <w:r w:rsidRPr="007B2861">
                <w:rPr>
                  <w:b/>
                  <w:color w:val="000000"/>
                </w:rPr>
                <w:t>Ética y atención de clientes</w:t>
              </w:r>
            </w:sdtContent>
          </w:sdt>
          <w:sdt>
            <w:sdtPr>
              <w:tag w:val="goog_rdk_60"/>
              <w:id w:val="-623614112"/>
            </w:sdtPr>
            <w:sdtContent/>
          </w:sdt>
        </w:p>
      </w:sdtContent>
    </w:sdt>
    <w:p w14:paraId="000002E3" w14:textId="77777777" w:rsidR="00F718CE" w:rsidRDefault="00F718CE">
      <w:pPr>
        <w:pBdr>
          <w:top w:val="nil"/>
          <w:left w:val="nil"/>
          <w:bottom w:val="nil"/>
          <w:right w:val="nil"/>
          <w:between w:val="nil"/>
        </w:pBdr>
        <w:ind w:left="720"/>
        <w:rPr>
          <w:b/>
          <w:color w:val="000000"/>
        </w:rPr>
      </w:pPr>
    </w:p>
    <w:tbl>
      <w:tblPr>
        <w:tblStyle w:val="affffffff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F718CE" w14:paraId="27BA12AF" w14:textId="77777777">
        <w:trPr>
          <w:trHeight w:val="580"/>
        </w:trPr>
        <w:tc>
          <w:tcPr>
            <w:tcW w:w="1432" w:type="dxa"/>
            <w:shd w:val="clear" w:color="auto" w:fill="C9DAF8"/>
            <w:tcMar>
              <w:top w:w="100" w:type="dxa"/>
              <w:left w:w="100" w:type="dxa"/>
              <w:bottom w:w="100" w:type="dxa"/>
              <w:right w:w="100" w:type="dxa"/>
            </w:tcMar>
          </w:tcPr>
          <w:p w14:paraId="000002E4" w14:textId="77777777" w:rsidR="00F718CE" w:rsidRDefault="00000000">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2E5" w14:textId="77777777" w:rsidR="00F718CE" w:rsidRDefault="00000000">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F718CE" w14:paraId="6E58175A" w14:textId="77777777">
        <w:trPr>
          <w:trHeight w:val="420"/>
        </w:trPr>
        <w:tc>
          <w:tcPr>
            <w:tcW w:w="13412" w:type="dxa"/>
            <w:gridSpan w:val="2"/>
            <w:shd w:val="clear" w:color="auto" w:fill="auto"/>
            <w:tcMar>
              <w:top w:w="100" w:type="dxa"/>
              <w:left w:w="100" w:type="dxa"/>
              <w:bottom w:w="100" w:type="dxa"/>
              <w:right w:w="100" w:type="dxa"/>
            </w:tcMar>
          </w:tcPr>
          <w:p w14:paraId="000002E6" w14:textId="77777777" w:rsidR="00F718CE" w:rsidRPr="007B2861" w:rsidRDefault="00000000">
            <w:pPr>
              <w:pBdr>
                <w:top w:val="nil"/>
                <w:left w:val="nil"/>
                <w:bottom w:val="nil"/>
                <w:right w:val="nil"/>
                <w:between w:val="nil"/>
              </w:pBdr>
              <w:tabs>
                <w:tab w:val="left" w:pos="851"/>
              </w:tabs>
            </w:pPr>
            <w:sdt>
              <w:sdtPr>
                <w:tag w:val="goog_rdk_62"/>
                <w:id w:val="1356235887"/>
              </w:sdtPr>
              <w:sdtContent/>
            </w:sdt>
            <w:r w:rsidRPr="007B2861">
              <w:t xml:space="preserve">Protocolo y etiqueta son un conjunto de normas y comportamientos que una persona debe tener en cuenta para la atención al cliente. El uso de estas nos permite desenvolvernos adecuadamente en diferentes entornos. </w:t>
            </w:r>
          </w:p>
          <w:p w14:paraId="000002E7" w14:textId="77777777" w:rsidR="00F718CE" w:rsidRPr="007B2861" w:rsidRDefault="00F718CE">
            <w:pPr>
              <w:tabs>
                <w:tab w:val="left" w:pos="851"/>
              </w:tabs>
              <w:ind w:left="567"/>
            </w:pPr>
          </w:p>
          <w:p w14:paraId="000002E8" w14:textId="77777777" w:rsidR="00F718CE" w:rsidRPr="007B2861" w:rsidRDefault="00000000">
            <w:pPr>
              <w:tabs>
                <w:tab w:val="left" w:pos="851"/>
              </w:tabs>
              <w:jc w:val="both"/>
            </w:pPr>
            <w:r w:rsidRPr="007B2861">
              <w:t xml:space="preserve">En todo sistema de atención al cliente, es importante garantizar una adecuada respuesta con respecto a quien lo necesite. Este debe ser un elemento que permite relacionarnos de manera adecuada con los otros. Además de facilitar un ambiente mediador. </w:t>
            </w:r>
          </w:p>
          <w:p w14:paraId="000002E9" w14:textId="77777777" w:rsidR="00F718CE" w:rsidRPr="007B2861" w:rsidRDefault="00F718CE">
            <w:pPr>
              <w:tabs>
                <w:tab w:val="left" w:pos="851"/>
              </w:tabs>
            </w:pPr>
          </w:p>
          <w:p w14:paraId="000002EA" w14:textId="77777777" w:rsidR="00F718CE" w:rsidRPr="007B2861" w:rsidRDefault="00000000">
            <w:pPr>
              <w:tabs>
                <w:tab w:val="left" w:pos="851"/>
              </w:tabs>
            </w:pPr>
            <w:r w:rsidRPr="007B2861">
              <w:t xml:space="preserve">En todos los aspectos la ética es muy importante en el desarrollo del entorno, a nivel empresarial se puede definir como los valores y principios morales que tiene la empresa en relación con los clientes a quienes atiende, de tal manera que al mostrar transparencia y responsabilidad obtiene la confianza de los mismos.   </w:t>
            </w:r>
          </w:p>
          <w:p w14:paraId="000002EB" w14:textId="77777777" w:rsidR="00F718CE" w:rsidRPr="007B2861" w:rsidRDefault="00F718CE">
            <w:pPr>
              <w:tabs>
                <w:tab w:val="left" w:pos="851"/>
              </w:tabs>
              <w:ind w:left="567"/>
            </w:pPr>
          </w:p>
          <w:p w14:paraId="000002EC" w14:textId="77777777" w:rsidR="00F718CE" w:rsidRPr="007B2861" w:rsidRDefault="00000000">
            <w:pPr>
              <w:tabs>
                <w:tab w:val="left" w:pos="851"/>
              </w:tabs>
            </w:pPr>
            <w:r w:rsidRPr="007B2861">
              <w:lastRenderedPageBreak/>
              <w:t>Es importante definir el código de conducta que dicta y limita la relación de las personas con los demás sobre la base del respeto y las costumbres aceptadas en la sociedad, algunos de estos son: saludar con calidez y respeto, abstenerse de insultos, tener comunicación asertiva, ser coherente con las respuestas dadas, etc.</w:t>
            </w:r>
          </w:p>
        </w:tc>
      </w:tr>
    </w:tbl>
    <w:p w14:paraId="000002EE" w14:textId="77777777" w:rsidR="00F718CE" w:rsidRDefault="00F718CE">
      <w:pPr>
        <w:rPr>
          <w:b/>
        </w:rPr>
      </w:pPr>
    </w:p>
    <w:p w14:paraId="000002EF" w14:textId="77777777" w:rsidR="00F718CE" w:rsidRDefault="00000000">
      <w:pPr>
        <w:numPr>
          <w:ilvl w:val="0"/>
          <w:numId w:val="7"/>
        </w:numPr>
        <w:pBdr>
          <w:top w:val="nil"/>
          <w:left w:val="nil"/>
          <w:bottom w:val="nil"/>
          <w:right w:val="nil"/>
          <w:between w:val="nil"/>
        </w:pBdr>
        <w:ind w:left="284" w:hanging="284"/>
        <w:rPr>
          <w:b/>
          <w:color w:val="000000"/>
        </w:rPr>
      </w:pPr>
      <w:r>
        <w:rPr>
          <w:b/>
          <w:color w:val="000000"/>
        </w:rPr>
        <w:t xml:space="preserve">Normas </w:t>
      </w:r>
    </w:p>
    <w:p w14:paraId="000002F0" w14:textId="77777777" w:rsidR="00F718CE" w:rsidRDefault="00F718CE">
      <w:pPr>
        <w:pBdr>
          <w:top w:val="nil"/>
          <w:left w:val="nil"/>
          <w:bottom w:val="nil"/>
          <w:right w:val="nil"/>
          <w:between w:val="nil"/>
        </w:pBdr>
        <w:ind w:left="284"/>
        <w:rPr>
          <w:b/>
          <w:color w:val="000000"/>
        </w:rPr>
      </w:pPr>
    </w:p>
    <w:tbl>
      <w:tblPr>
        <w:tblStyle w:val="affffffffff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4484B8E1" w14:textId="77777777">
        <w:trPr>
          <w:trHeight w:val="444"/>
        </w:trPr>
        <w:tc>
          <w:tcPr>
            <w:tcW w:w="13422" w:type="dxa"/>
            <w:shd w:val="clear" w:color="auto" w:fill="8DB3E2"/>
          </w:tcPr>
          <w:p w14:paraId="000002F1"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32B559D8" w14:textId="77777777">
        <w:tc>
          <w:tcPr>
            <w:tcW w:w="13422" w:type="dxa"/>
          </w:tcPr>
          <w:p w14:paraId="000002F2" w14:textId="77777777" w:rsidR="00F718CE" w:rsidRDefault="00000000">
            <w:pPr>
              <w:pBdr>
                <w:top w:val="nil"/>
                <w:left w:val="nil"/>
                <w:bottom w:val="nil"/>
                <w:right w:val="nil"/>
                <w:between w:val="nil"/>
              </w:pBdr>
              <w:jc w:val="both"/>
              <w:rPr>
                <w:color w:val="7F7F7F"/>
              </w:rPr>
            </w:pPr>
            <w:r>
              <w:rPr>
                <w:color w:val="000000"/>
              </w:rPr>
              <w:t>Las normas se encuentran en cualquier parte, nos protegen a todos, porque son el resultado de investigación y desarrollo tecnológico comprobado. Los productos que se fabrican con estándares razonables son más seguros, de buena calidad y contienen información para guiar a los consumidores. Además, aseguran la compatibilidad de sus productos y la disponibilidad de repuestos que alargan su vida útil. Así mismo, facilitan el comercio, ayudan a regular los mercados, permiten la transferencia de tecnología y promueven el crecimiento económico y la confianza pública.</w:t>
            </w:r>
          </w:p>
        </w:tc>
      </w:tr>
    </w:tbl>
    <w:p w14:paraId="000002F3" w14:textId="77777777" w:rsidR="00F718CE" w:rsidRDefault="00F718CE"/>
    <w:p w14:paraId="000002F4" w14:textId="4B5C56FB" w:rsidR="00F718CE" w:rsidRDefault="00000000">
      <w:pPr>
        <w:rPr>
          <w:b/>
        </w:rPr>
      </w:pPr>
      <w:sdt>
        <w:sdtPr>
          <w:tag w:val="goog_rdk_64"/>
          <w:id w:val="-460811841"/>
          <w:showingPlcHdr/>
        </w:sdtPr>
        <w:sdtContent>
          <w:r w:rsidR="007B2861">
            <w:t xml:space="preserve">     </w:t>
          </w:r>
        </w:sdtContent>
      </w:sdt>
      <w:r>
        <w:rPr>
          <w:b/>
        </w:rPr>
        <w:t xml:space="preserve">Tipo de garantía </w:t>
      </w:r>
    </w:p>
    <w:p w14:paraId="000002F5" w14:textId="77777777" w:rsidR="00F718CE" w:rsidRDefault="00F718CE"/>
    <w:tbl>
      <w:tblPr>
        <w:tblStyle w:val="affffffffffffffff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F718CE" w14:paraId="4E9620FC" w14:textId="77777777">
        <w:trPr>
          <w:trHeight w:val="580"/>
        </w:trPr>
        <w:tc>
          <w:tcPr>
            <w:tcW w:w="1432" w:type="dxa"/>
            <w:shd w:val="clear" w:color="auto" w:fill="C9DAF8"/>
            <w:tcMar>
              <w:top w:w="100" w:type="dxa"/>
              <w:left w:w="100" w:type="dxa"/>
              <w:bottom w:w="100" w:type="dxa"/>
              <w:right w:w="100" w:type="dxa"/>
            </w:tcMar>
          </w:tcPr>
          <w:p w14:paraId="000002F6" w14:textId="77777777" w:rsidR="00F718CE" w:rsidRDefault="00000000">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2F7" w14:textId="77777777" w:rsidR="00F718CE" w:rsidRDefault="00000000">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F718CE" w14:paraId="707C40E8" w14:textId="77777777">
        <w:trPr>
          <w:trHeight w:val="420"/>
        </w:trPr>
        <w:tc>
          <w:tcPr>
            <w:tcW w:w="13412" w:type="dxa"/>
            <w:gridSpan w:val="2"/>
            <w:shd w:val="clear" w:color="auto" w:fill="auto"/>
            <w:tcMar>
              <w:top w:w="100" w:type="dxa"/>
              <w:left w:w="100" w:type="dxa"/>
              <w:bottom w:w="100" w:type="dxa"/>
              <w:right w:w="100" w:type="dxa"/>
            </w:tcMar>
          </w:tcPr>
          <w:p w14:paraId="000002F8" w14:textId="77777777" w:rsidR="00F718CE" w:rsidRDefault="00000000">
            <w:pPr>
              <w:pBdr>
                <w:top w:val="nil"/>
                <w:left w:val="nil"/>
                <w:bottom w:val="nil"/>
                <w:right w:val="nil"/>
                <w:between w:val="nil"/>
              </w:pBdr>
              <w:jc w:val="both"/>
              <w:rPr>
                <w:color w:val="000000"/>
              </w:rPr>
            </w:pPr>
            <w:r>
              <w:rPr>
                <w:color w:val="000000"/>
              </w:rPr>
              <w:t>Todos los equipos de cómputo, partes y componentes vendidos por la empresa gozan de una garantía limitada única y exclusiva contra defectos de fabricación durante el período de garantía, siempre que se utilicen en condiciones normales de uso y de acuerdo con lo indicado en las instrucciones para usar con cada producto. El período de garantía y validez del producto es proporcionado por su fabricante.</w:t>
            </w:r>
          </w:p>
          <w:p w14:paraId="000002F9" w14:textId="77777777" w:rsidR="00F718CE" w:rsidRDefault="00F718CE">
            <w:pPr>
              <w:pBdr>
                <w:top w:val="nil"/>
                <w:left w:val="nil"/>
                <w:bottom w:val="nil"/>
                <w:right w:val="nil"/>
                <w:between w:val="nil"/>
              </w:pBdr>
              <w:ind w:left="567" w:hanging="425"/>
              <w:jc w:val="both"/>
              <w:rPr>
                <w:color w:val="000000"/>
              </w:rPr>
            </w:pPr>
          </w:p>
          <w:p w14:paraId="000002FA" w14:textId="77777777" w:rsidR="00F718CE" w:rsidRDefault="00000000">
            <w:pPr>
              <w:pBdr>
                <w:top w:val="nil"/>
                <w:left w:val="nil"/>
                <w:bottom w:val="nil"/>
                <w:right w:val="nil"/>
                <w:between w:val="nil"/>
              </w:pBdr>
              <w:jc w:val="both"/>
              <w:rPr>
                <w:color w:val="000000"/>
              </w:rPr>
            </w:pPr>
            <w:r>
              <w:rPr>
                <w:color w:val="000000"/>
              </w:rPr>
              <w:t>El tiempo de respuesta depende del tiempo de entrega de la solución del fabricante. La garantía es válida a partir de la fecha de compra indicada en la factura, excluyendo todos los gastos de envío.</w:t>
            </w:r>
          </w:p>
          <w:p w14:paraId="000002FB" w14:textId="77777777" w:rsidR="00F718CE" w:rsidRDefault="00F718CE">
            <w:pPr>
              <w:pBdr>
                <w:top w:val="nil"/>
                <w:left w:val="nil"/>
                <w:bottom w:val="nil"/>
                <w:right w:val="nil"/>
                <w:between w:val="nil"/>
              </w:pBdr>
              <w:jc w:val="both"/>
              <w:rPr>
                <w:color w:val="000000"/>
              </w:rPr>
            </w:pPr>
          </w:p>
          <w:p w14:paraId="000002FC" w14:textId="77777777" w:rsidR="00F718CE" w:rsidRDefault="00000000">
            <w:pPr>
              <w:pBdr>
                <w:top w:val="nil"/>
                <w:left w:val="nil"/>
                <w:bottom w:val="nil"/>
                <w:right w:val="nil"/>
                <w:between w:val="nil"/>
              </w:pBdr>
              <w:jc w:val="both"/>
              <w:rPr>
                <w:color w:val="000000"/>
              </w:rPr>
            </w:pPr>
            <w:r>
              <w:rPr>
                <w:color w:val="000000"/>
              </w:rPr>
              <w:t>El fabricante determina las circunstancias que considera excluidas del alcance de la garantía de venta del dispositivo. La garantía quedará anulada si la condición del dispositivo cae dentro de estas excepciones.</w:t>
            </w:r>
          </w:p>
          <w:p w14:paraId="000002FD" w14:textId="77777777" w:rsidR="00F718CE" w:rsidRDefault="00000000">
            <w:pPr>
              <w:tabs>
                <w:tab w:val="left" w:pos="851"/>
              </w:tabs>
              <w:jc w:val="center"/>
              <w:rPr>
                <w:color w:val="B7B7B7"/>
              </w:rPr>
            </w:pPr>
            <w:r>
              <w:rPr>
                <w:noProof/>
              </w:rPr>
              <w:drawing>
                <wp:inline distT="0" distB="0" distL="0" distR="0">
                  <wp:extent cx="2872857" cy="1509984"/>
                  <wp:effectExtent l="0" t="0" r="0" b="0"/>
                  <wp:docPr id="1078" name="image22.jpg" descr="Cómputo - ¿Cómo reconocer las mejores garantías en el mercado?"/>
                  <wp:cNvGraphicFramePr/>
                  <a:graphic xmlns:a="http://schemas.openxmlformats.org/drawingml/2006/main">
                    <a:graphicData uri="http://schemas.openxmlformats.org/drawingml/2006/picture">
                      <pic:pic xmlns:pic="http://schemas.openxmlformats.org/drawingml/2006/picture">
                        <pic:nvPicPr>
                          <pic:cNvPr id="0" name="image22.jpg" descr="Cómputo - ¿Cómo reconocer las mejores garantías en el mercado?"/>
                          <pic:cNvPicPr preferRelativeResize="0"/>
                        </pic:nvPicPr>
                        <pic:blipFill>
                          <a:blip r:embed="rId104"/>
                          <a:srcRect/>
                          <a:stretch>
                            <a:fillRect/>
                          </a:stretch>
                        </pic:blipFill>
                        <pic:spPr>
                          <a:xfrm>
                            <a:off x="0" y="0"/>
                            <a:ext cx="2872857" cy="1509984"/>
                          </a:xfrm>
                          <a:prstGeom prst="rect">
                            <a:avLst/>
                          </a:prstGeom>
                          <a:ln/>
                        </pic:spPr>
                      </pic:pic>
                    </a:graphicData>
                  </a:graphic>
                </wp:inline>
              </w:drawing>
            </w:r>
          </w:p>
          <w:p w14:paraId="000002FE" w14:textId="77777777" w:rsidR="00F718CE" w:rsidRDefault="00000000">
            <w:pPr>
              <w:widowControl w:val="0"/>
            </w:pPr>
            <w:r>
              <w:t xml:space="preserve">Imagen de referente (o similar): </w:t>
            </w:r>
            <w:hyperlink r:id="rId105">
              <w:r>
                <w:rPr>
                  <w:color w:val="0000FF"/>
                  <w:u w:val="single"/>
                </w:rPr>
                <w:t>https://www.shutterstock.com/image-vector/modern-businessmen-characters-interacting-charts-600w-1507826993.jpg</w:t>
              </w:r>
            </w:hyperlink>
            <w:r>
              <w:t xml:space="preserve">    </w:t>
            </w:r>
          </w:p>
          <w:p w14:paraId="000002FF" w14:textId="77777777" w:rsidR="00F718CE" w:rsidRDefault="00000000">
            <w:pPr>
              <w:tabs>
                <w:tab w:val="left" w:pos="851"/>
              </w:tabs>
              <w:rPr>
                <w:color w:val="B7B7B7"/>
              </w:rPr>
            </w:pPr>
            <w:r>
              <w:rPr>
                <w:b/>
              </w:rPr>
              <w:t>Imagen</w:t>
            </w:r>
            <w:r>
              <w:t xml:space="preserve"> 228116_i54</w:t>
            </w:r>
          </w:p>
        </w:tc>
      </w:tr>
    </w:tbl>
    <w:p w14:paraId="00000301" w14:textId="77777777" w:rsidR="00F718CE" w:rsidRDefault="00F718CE">
      <w:pPr>
        <w:rPr>
          <w:b/>
        </w:rPr>
      </w:pPr>
    </w:p>
    <w:p w14:paraId="00000302" w14:textId="63EA1DF5" w:rsidR="00F718CE" w:rsidRDefault="00000000">
      <w:pPr>
        <w:rPr>
          <w:b/>
        </w:rPr>
      </w:pPr>
      <w:sdt>
        <w:sdtPr>
          <w:tag w:val="goog_rdk_66"/>
          <w:id w:val="-744114439"/>
          <w:showingPlcHdr/>
        </w:sdtPr>
        <w:sdtContent>
          <w:r w:rsidR="007B2861">
            <w:t xml:space="preserve">     </w:t>
          </w:r>
        </w:sdtContent>
      </w:sdt>
      <w:r>
        <w:rPr>
          <w:b/>
        </w:rPr>
        <w:t>Seguridad y manipulación</w:t>
      </w:r>
    </w:p>
    <w:tbl>
      <w:tblPr>
        <w:tblStyle w:val="affffffffffffff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702E5FEF" w14:textId="77777777">
        <w:trPr>
          <w:trHeight w:val="444"/>
        </w:trPr>
        <w:tc>
          <w:tcPr>
            <w:tcW w:w="13422" w:type="dxa"/>
            <w:shd w:val="clear" w:color="auto" w:fill="8DB3E2"/>
          </w:tcPr>
          <w:p w14:paraId="00000303"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3E2335C2" w14:textId="77777777">
        <w:tc>
          <w:tcPr>
            <w:tcW w:w="13422" w:type="dxa"/>
          </w:tcPr>
          <w:p w14:paraId="00000304" w14:textId="77777777" w:rsidR="00F718CE" w:rsidRDefault="00000000">
            <w:pPr>
              <w:pBdr>
                <w:top w:val="nil"/>
                <w:left w:val="nil"/>
                <w:bottom w:val="nil"/>
                <w:right w:val="nil"/>
                <w:between w:val="nil"/>
              </w:pBdr>
              <w:rPr>
                <w:color w:val="000000"/>
              </w:rPr>
            </w:pPr>
            <w:r>
              <w:rPr>
                <w:color w:val="000000"/>
              </w:rPr>
              <w:t>El objetivo de la seguridad informática es garantizar la confidencialidad de la información y la continuidad del servicio, tratando de minimizar la vulnerabilidad de los sistemas, de la información contenida en ellos y de las redes privadas y sus recursos.</w:t>
            </w:r>
          </w:p>
          <w:p w14:paraId="00000305" w14:textId="77777777" w:rsidR="00F718CE" w:rsidRDefault="00F718CE">
            <w:pPr>
              <w:pBdr>
                <w:top w:val="nil"/>
                <w:left w:val="nil"/>
                <w:bottom w:val="nil"/>
                <w:right w:val="nil"/>
                <w:between w:val="nil"/>
              </w:pBdr>
              <w:ind w:left="567"/>
              <w:rPr>
                <w:color w:val="000000"/>
              </w:rPr>
            </w:pPr>
          </w:p>
          <w:p w14:paraId="00000306" w14:textId="77777777" w:rsidR="00F718CE" w:rsidRDefault="00000000">
            <w:pPr>
              <w:rPr>
                <w:color w:val="7F7F7F"/>
              </w:rPr>
            </w:pPr>
            <w:r>
              <w:rPr>
                <w:color w:val="000000"/>
              </w:rPr>
              <w:t xml:space="preserve">En este sentido, la seguridad informática sirve para proteger la información de amenazas o peligros, prevenir daños y reducir los riesgos asociados a los mismos. </w:t>
            </w:r>
          </w:p>
        </w:tc>
      </w:tr>
    </w:tbl>
    <w:p w14:paraId="00000307" w14:textId="77777777" w:rsidR="00F718CE" w:rsidRDefault="00F718CE">
      <w:pPr>
        <w:rPr>
          <w:b/>
        </w:rPr>
      </w:pPr>
    </w:p>
    <w:p w14:paraId="00000308" w14:textId="77777777" w:rsidR="00F718CE" w:rsidRDefault="00F718CE"/>
    <w:tbl>
      <w:tblPr>
        <w:tblStyle w:val="affffffff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190"/>
        <w:gridCol w:w="11105"/>
      </w:tblGrid>
      <w:tr w:rsidR="00F718CE" w14:paraId="67D21689" w14:textId="77777777">
        <w:trPr>
          <w:trHeight w:val="580"/>
        </w:trPr>
        <w:tc>
          <w:tcPr>
            <w:tcW w:w="2307" w:type="dxa"/>
            <w:gridSpan w:val="2"/>
            <w:shd w:val="clear" w:color="auto" w:fill="C9DAF8"/>
            <w:tcMar>
              <w:top w:w="100" w:type="dxa"/>
              <w:left w:w="100" w:type="dxa"/>
              <w:bottom w:w="100" w:type="dxa"/>
              <w:right w:w="100" w:type="dxa"/>
            </w:tcMar>
          </w:tcPr>
          <w:p w14:paraId="00000309" w14:textId="77777777" w:rsidR="00F718CE" w:rsidRDefault="00F718CE">
            <w:pPr>
              <w:widowControl w:val="0"/>
              <w:jc w:val="center"/>
              <w:rPr>
                <w:b/>
              </w:rPr>
            </w:pPr>
          </w:p>
          <w:p w14:paraId="0000030A" w14:textId="77777777" w:rsidR="00F718CE" w:rsidRDefault="00000000">
            <w:pPr>
              <w:widowControl w:val="0"/>
              <w:jc w:val="center"/>
              <w:rPr>
                <w:b/>
              </w:rPr>
            </w:pPr>
            <w:r>
              <w:rPr>
                <w:b/>
              </w:rPr>
              <w:t>Tipo de recurso</w:t>
            </w:r>
          </w:p>
        </w:tc>
        <w:tc>
          <w:tcPr>
            <w:tcW w:w="11105" w:type="dxa"/>
            <w:shd w:val="clear" w:color="auto" w:fill="C9DAF8"/>
            <w:tcMar>
              <w:top w:w="100" w:type="dxa"/>
              <w:left w:w="100" w:type="dxa"/>
              <w:bottom w:w="100" w:type="dxa"/>
              <w:right w:w="100" w:type="dxa"/>
            </w:tcMar>
          </w:tcPr>
          <w:p w14:paraId="0000030C" w14:textId="77777777" w:rsidR="00F718CE" w:rsidRDefault="00000000">
            <w:pPr>
              <w:keepNext/>
              <w:keepLines/>
              <w:widowControl w:val="0"/>
              <w:pBdr>
                <w:top w:val="nil"/>
                <w:left w:val="nil"/>
                <w:bottom w:val="nil"/>
                <w:right w:val="nil"/>
                <w:between w:val="nil"/>
              </w:pBdr>
              <w:spacing w:after="60" w:line="276" w:lineRule="auto"/>
              <w:jc w:val="center"/>
              <w:rPr>
                <w:color w:val="000000"/>
              </w:rPr>
            </w:pPr>
            <w:r>
              <w:rPr>
                <w:color w:val="000000"/>
              </w:rPr>
              <w:t>Pestañas o tabs Verticales</w:t>
            </w:r>
          </w:p>
        </w:tc>
      </w:tr>
      <w:tr w:rsidR="00F718CE" w14:paraId="01B7756B" w14:textId="77777777">
        <w:trPr>
          <w:trHeight w:val="420"/>
        </w:trPr>
        <w:tc>
          <w:tcPr>
            <w:tcW w:w="2307" w:type="dxa"/>
            <w:gridSpan w:val="2"/>
            <w:shd w:val="clear" w:color="auto" w:fill="auto"/>
            <w:tcMar>
              <w:top w:w="100" w:type="dxa"/>
              <w:left w:w="100" w:type="dxa"/>
              <w:bottom w:w="100" w:type="dxa"/>
              <w:right w:w="100" w:type="dxa"/>
            </w:tcMar>
          </w:tcPr>
          <w:p w14:paraId="0000030D" w14:textId="77777777" w:rsidR="00F718CE" w:rsidRDefault="00F718CE">
            <w:pPr>
              <w:widowControl w:val="0"/>
              <w:rPr>
                <w:b/>
              </w:rPr>
            </w:pPr>
          </w:p>
          <w:p w14:paraId="0000030E" w14:textId="77777777" w:rsidR="00F718CE" w:rsidRDefault="00000000">
            <w:pPr>
              <w:widowControl w:val="0"/>
              <w:rPr>
                <w:b/>
              </w:rPr>
            </w:pPr>
            <w:r>
              <w:rPr>
                <w:b/>
              </w:rPr>
              <w:t>Introducción</w:t>
            </w:r>
          </w:p>
        </w:tc>
        <w:tc>
          <w:tcPr>
            <w:tcW w:w="11105" w:type="dxa"/>
            <w:shd w:val="clear" w:color="auto" w:fill="auto"/>
            <w:tcMar>
              <w:top w:w="100" w:type="dxa"/>
              <w:left w:w="100" w:type="dxa"/>
              <w:bottom w:w="100" w:type="dxa"/>
              <w:right w:w="100" w:type="dxa"/>
            </w:tcMar>
          </w:tcPr>
          <w:p w14:paraId="00000310" w14:textId="77777777" w:rsidR="00F718CE" w:rsidRDefault="00000000">
            <w:pPr>
              <w:jc w:val="both"/>
              <w:rPr>
                <w:color w:val="999999"/>
              </w:rPr>
            </w:pPr>
            <w:r>
              <w:rPr>
                <w:color w:val="000000"/>
              </w:rPr>
              <w:t>La seguridad de la información incluye la implementación de un conjunto de medidas técnicas destinadas a proteger la confidencialidad, integridad y disponibilidad de la información y también puede incluir otros atributos, como confiabilidad, responsabilidad y confiabilidad. Debe comprobar las siguientes propiedades:</w:t>
            </w:r>
          </w:p>
        </w:tc>
      </w:tr>
      <w:tr w:rsidR="00F718CE" w14:paraId="76202FB5" w14:textId="77777777">
        <w:trPr>
          <w:trHeight w:val="420"/>
        </w:trPr>
        <w:tc>
          <w:tcPr>
            <w:tcW w:w="13412" w:type="dxa"/>
            <w:gridSpan w:val="3"/>
            <w:shd w:val="clear" w:color="auto" w:fill="auto"/>
            <w:tcMar>
              <w:top w:w="100" w:type="dxa"/>
              <w:left w:w="100" w:type="dxa"/>
              <w:bottom w:w="100" w:type="dxa"/>
              <w:right w:w="100" w:type="dxa"/>
            </w:tcMar>
          </w:tcPr>
          <w:p w14:paraId="00000311" w14:textId="77777777" w:rsidR="00F718CE" w:rsidRDefault="00000000">
            <w:pPr>
              <w:widowControl w:val="0"/>
              <w:jc w:val="center"/>
            </w:pPr>
            <w:r>
              <w:rPr>
                <w:noProof/>
              </w:rPr>
              <w:drawing>
                <wp:inline distT="0" distB="0" distL="0" distR="0">
                  <wp:extent cx="3885684" cy="1769092"/>
                  <wp:effectExtent l="0" t="0" r="0" b="0"/>
                  <wp:docPr id="1079" name="image43.jpg" descr="concepto de tecnología de seguridad digital de Internet para los antecedentes empresariales. Bloquear la tarjeta de circuitos"/>
                  <wp:cNvGraphicFramePr/>
                  <a:graphic xmlns:a="http://schemas.openxmlformats.org/drawingml/2006/main">
                    <a:graphicData uri="http://schemas.openxmlformats.org/drawingml/2006/picture">
                      <pic:pic xmlns:pic="http://schemas.openxmlformats.org/drawingml/2006/picture">
                        <pic:nvPicPr>
                          <pic:cNvPr id="0" name="image43.jpg" descr="concepto de tecnología de seguridad digital de Internet para los antecedentes empresariales. Bloquear la tarjeta de circuitos"/>
                          <pic:cNvPicPr preferRelativeResize="0"/>
                        </pic:nvPicPr>
                        <pic:blipFill>
                          <a:blip r:embed="rId106"/>
                          <a:srcRect/>
                          <a:stretch>
                            <a:fillRect/>
                          </a:stretch>
                        </pic:blipFill>
                        <pic:spPr>
                          <a:xfrm>
                            <a:off x="0" y="0"/>
                            <a:ext cx="3885684" cy="1769092"/>
                          </a:xfrm>
                          <a:prstGeom prst="rect">
                            <a:avLst/>
                          </a:prstGeom>
                          <a:ln/>
                        </pic:spPr>
                      </pic:pic>
                    </a:graphicData>
                  </a:graphic>
                </wp:inline>
              </w:drawing>
            </w:r>
          </w:p>
          <w:p w14:paraId="00000312" w14:textId="77777777" w:rsidR="00F718CE" w:rsidRDefault="00000000">
            <w:pPr>
              <w:widowControl w:val="0"/>
            </w:pPr>
            <w:r>
              <w:t xml:space="preserve">Imagen de referencia (o similar) </w:t>
            </w:r>
            <w:hyperlink r:id="rId107">
              <w:r>
                <w:rPr>
                  <w:color w:val="0000FF"/>
                  <w:u w:val="single"/>
                </w:rPr>
                <w:t>https://www.shutterstock.com/image-vector/internet-digital-syber-security-technology-600w-1518108761.jpg</w:t>
              </w:r>
            </w:hyperlink>
            <w:r>
              <w:t xml:space="preserve">  </w:t>
            </w:r>
          </w:p>
          <w:p w14:paraId="00000313" w14:textId="77777777" w:rsidR="00F718CE" w:rsidRDefault="00000000">
            <w:pPr>
              <w:widowControl w:val="0"/>
              <w:rPr>
                <w:b/>
              </w:rPr>
            </w:pPr>
            <w:r>
              <w:rPr>
                <w:b/>
              </w:rPr>
              <w:t xml:space="preserve">Imagen: </w:t>
            </w:r>
            <w:r>
              <w:t>228116_i55</w:t>
            </w:r>
          </w:p>
        </w:tc>
      </w:tr>
      <w:tr w:rsidR="00F718CE" w14:paraId="4BD3288B" w14:textId="77777777">
        <w:trPr>
          <w:trHeight w:val="420"/>
        </w:trPr>
        <w:tc>
          <w:tcPr>
            <w:tcW w:w="2117" w:type="dxa"/>
            <w:shd w:val="clear" w:color="auto" w:fill="auto"/>
            <w:tcMar>
              <w:top w:w="100" w:type="dxa"/>
              <w:left w:w="100" w:type="dxa"/>
              <w:bottom w:w="100" w:type="dxa"/>
              <w:right w:w="100" w:type="dxa"/>
            </w:tcMar>
          </w:tcPr>
          <w:p w14:paraId="00000316" w14:textId="77777777" w:rsidR="00F718CE" w:rsidRDefault="00000000">
            <w:pPr>
              <w:widowControl w:val="0"/>
              <w:rPr>
                <w:b/>
              </w:rPr>
            </w:pPr>
            <w:r>
              <w:rPr>
                <w:b/>
                <w:color w:val="000000"/>
              </w:rPr>
              <w:t>Privacidad</w:t>
            </w:r>
          </w:p>
        </w:tc>
        <w:tc>
          <w:tcPr>
            <w:tcW w:w="11295" w:type="dxa"/>
            <w:gridSpan w:val="2"/>
            <w:shd w:val="clear" w:color="auto" w:fill="auto"/>
            <w:tcMar>
              <w:top w:w="100" w:type="dxa"/>
              <w:left w:w="100" w:type="dxa"/>
              <w:bottom w:w="100" w:type="dxa"/>
              <w:right w:w="100" w:type="dxa"/>
            </w:tcMar>
          </w:tcPr>
          <w:p w14:paraId="00000317" w14:textId="77777777" w:rsidR="00F718CE" w:rsidRPr="007B2861" w:rsidRDefault="00000000">
            <w:pPr>
              <w:jc w:val="both"/>
            </w:pPr>
            <w:r w:rsidRPr="007B2861">
              <w:t>La principal diferencia entre la seguridad de los datos y la privacidad de los datos, es que la privacidad es la garantía de que solo aquellos que están autorizados a acceder a los datos pueden hacerlo. La seguridad de los datos se trata de proteger contra amenazas maliciosas.</w:t>
            </w:r>
          </w:p>
        </w:tc>
      </w:tr>
      <w:tr w:rsidR="00F718CE" w14:paraId="7EC73BBA" w14:textId="77777777">
        <w:trPr>
          <w:trHeight w:val="420"/>
        </w:trPr>
        <w:tc>
          <w:tcPr>
            <w:tcW w:w="2117" w:type="dxa"/>
            <w:shd w:val="clear" w:color="auto" w:fill="auto"/>
            <w:tcMar>
              <w:top w:w="100" w:type="dxa"/>
              <w:left w:w="100" w:type="dxa"/>
              <w:bottom w:w="100" w:type="dxa"/>
              <w:right w:w="100" w:type="dxa"/>
            </w:tcMar>
          </w:tcPr>
          <w:p w14:paraId="00000319" w14:textId="77777777" w:rsidR="00F718CE" w:rsidRDefault="00000000">
            <w:pPr>
              <w:widowControl w:val="0"/>
              <w:rPr>
                <w:b/>
              </w:rPr>
            </w:pPr>
            <w:r>
              <w:rPr>
                <w:b/>
              </w:rPr>
              <w:t>Integridad</w:t>
            </w:r>
          </w:p>
        </w:tc>
        <w:tc>
          <w:tcPr>
            <w:tcW w:w="11295" w:type="dxa"/>
            <w:gridSpan w:val="2"/>
            <w:shd w:val="clear" w:color="auto" w:fill="auto"/>
            <w:tcMar>
              <w:top w:w="100" w:type="dxa"/>
              <w:left w:w="100" w:type="dxa"/>
              <w:bottom w:w="100" w:type="dxa"/>
              <w:right w:w="100" w:type="dxa"/>
            </w:tcMar>
          </w:tcPr>
          <w:p w14:paraId="0000031A" w14:textId="77777777" w:rsidR="00F718CE" w:rsidRDefault="00000000">
            <w:pPr>
              <w:widowControl w:val="0"/>
              <w:jc w:val="both"/>
            </w:pPr>
            <w:r>
              <w:rPr>
                <w:color w:val="000000"/>
              </w:rPr>
              <w:t>Se puede definir como asegurar la exactitud y confiabilidad de la información. Garantizar la integridad de la información y los datos para evitar cualquier modificación no autorizada.</w:t>
            </w:r>
          </w:p>
        </w:tc>
      </w:tr>
      <w:tr w:rsidR="00F718CE" w14:paraId="3C4B499A" w14:textId="77777777">
        <w:trPr>
          <w:trHeight w:val="420"/>
        </w:trPr>
        <w:tc>
          <w:tcPr>
            <w:tcW w:w="2117" w:type="dxa"/>
            <w:shd w:val="clear" w:color="auto" w:fill="auto"/>
            <w:tcMar>
              <w:top w:w="100" w:type="dxa"/>
              <w:left w:w="100" w:type="dxa"/>
              <w:bottom w:w="100" w:type="dxa"/>
              <w:right w:w="100" w:type="dxa"/>
            </w:tcMar>
          </w:tcPr>
          <w:p w14:paraId="0000031C" w14:textId="77777777" w:rsidR="00F718CE" w:rsidRDefault="00000000">
            <w:pPr>
              <w:widowControl w:val="0"/>
              <w:rPr>
                <w:b/>
              </w:rPr>
            </w:pPr>
            <w:r>
              <w:rPr>
                <w:b/>
              </w:rPr>
              <w:t xml:space="preserve">Disponibilidad </w:t>
            </w:r>
          </w:p>
        </w:tc>
        <w:tc>
          <w:tcPr>
            <w:tcW w:w="11295" w:type="dxa"/>
            <w:gridSpan w:val="2"/>
            <w:shd w:val="clear" w:color="auto" w:fill="auto"/>
            <w:tcMar>
              <w:top w:w="100" w:type="dxa"/>
              <w:left w:w="100" w:type="dxa"/>
              <w:bottom w:w="100" w:type="dxa"/>
              <w:right w:w="100" w:type="dxa"/>
            </w:tcMar>
          </w:tcPr>
          <w:p w14:paraId="0000031D" w14:textId="77777777" w:rsidR="00F718CE" w:rsidRPr="007B2861" w:rsidRDefault="00000000">
            <w:pPr>
              <w:widowControl w:val="0"/>
              <w:jc w:val="both"/>
            </w:pPr>
            <w:r w:rsidRPr="007B2861">
              <w:t xml:space="preserve">Centrándonos en el campo de la seguridad informática, la disponibilidad de un computador es la característica o capacidad para garantizar la confiabilidad y el acceso oportuno de las personas autorizadas a los datos y recursos </w:t>
            </w:r>
            <w:r w:rsidRPr="007B2861">
              <w:lastRenderedPageBreak/>
              <w:t>que los sustentan, es decir, solo de quienes los necesitan para desarrollar sus actividades.</w:t>
            </w:r>
          </w:p>
        </w:tc>
      </w:tr>
      <w:tr w:rsidR="00F718CE" w14:paraId="2F537CAD" w14:textId="77777777">
        <w:trPr>
          <w:trHeight w:val="420"/>
        </w:trPr>
        <w:tc>
          <w:tcPr>
            <w:tcW w:w="2117" w:type="dxa"/>
            <w:shd w:val="clear" w:color="auto" w:fill="auto"/>
            <w:tcMar>
              <w:top w:w="100" w:type="dxa"/>
              <w:left w:w="100" w:type="dxa"/>
              <w:bottom w:w="100" w:type="dxa"/>
              <w:right w:w="100" w:type="dxa"/>
            </w:tcMar>
          </w:tcPr>
          <w:p w14:paraId="0000031F" w14:textId="77777777" w:rsidR="00F718CE" w:rsidRDefault="00000000">
            <w:pPr>
              <w:widowControl w:val="0"/>
              <w:rPr>
                <w:b/>
              </w:rPr>
            </w:pPr>
            <w:r>
              <w:rPr>
                <w:b/>
              </w:rPr>
              <w:lastRenderedPageBreak/>
              <w:t>Seguridad física</w:t>
            </w:r>
          </w:p>
        </w:tc>
        <w:tc>
          <w:tcPr>
            <w:tcW w:w="11295" w:type="dxa"/>
            <w:gridSpan w:val="2"/>
            <w:shd w:val="clear" w:color="auto" w:fill="auto"/>
            <w:tcMar>
              <w:top w:w="100" w:type="dxa"/>
              <w:left w:w="100" w:type="dxa"/>
              <w:bottom w:w="100" w:type="dxa"/>
              <w:right w:w="100" w:type="dxa"/>
            </w:tcMar>
          </w:tcPr>
          <w:p w14:paraId="00000320" w14:textId="77777777" w:rsidR="00F718CE" w:rsidRPr="007B2861" w:rsidRDefault="00000000">
            <w:pPr>
              <w:widowControl w:val="0"/>
              <w:jc w:val="both"/>
            </w:pPr>
            <w:r w:rsidRPr="007B2861">
              <w:t xml:space="preserve">Se refiere a las barreras físicas y los mecanismos de control en el entorno del sistema informático, para proteger el </w:t>
            </w:r>
            <w:r w:rsidRPr="007B2861">
              <w:rPr>
                <w:i/>
              </w:rPr>
              <w:t>hardware</w:t>
            </w:r>
            <w:r w:rsidRPr="007B2861">
              <w:t xml:space="preserve"> de las amenazas físicas. </w:t>
            </w:r>
          </w:p>
        </w:tc>
      </w:tr>
      <w:tr w:rsidR="00F718CE" w14:paraId="30E2C99F" w14:textId="77777777">
        <w:trPr>
          <w:trHeight w:val="420"/>
        </w:trPr>
        <w:tc>
          <w:tcPr>
            <w:tcW w:w="2117" w:type="dxa"/>
            <w:shd w:val="clear" w:color="auto" w:fill="auto"/>
            <w:tcMar>
              <w:top w:w="100" w:type="dxa"/>
              <w:left w:w="100" w:type="dxa"/>
              <w:bottom w:w="100" w:type="dxa"/>
              <w:right w:w="100" w:type="dxa"/>
            </w:tcMar>
          </w:tcPr>
          <w:p w14:paraId="00000322" w14:textId="77777777" w:rsidR="00F718CE" w:rsidRDefault="00000000">
            <w:pPr>
              <w:widowControl w:val="0"/>
              <w:rPr>
                <w:b/>
              </w:rPr>
            </w:pPr>
            <w:r>
              <w:rPr>
                <w:b/>
              </w:rPr>
              <w:t>Seguridad lógica</w:t>
            </w:r>
          </w:p>
        </w:tc>
        <w:tc>
          <w:tcPr>
            <w:tcW w:w="11295" w:type="dxa"/>
            <w:gridSpan w:val="2"/>
            <w:shd w:val="clear" w:color="auto" w:fill="auto"/>
            <w:tcMar>
              <w:top w:w="100" w:type="dxa"/>
              <w:left w:w="100" w:type="dxa"/>
              <w:bottom w:w="100" w:type="dxa"/>
              <w:right w:w="100" w:type="dxa"/>
            </w:tcMar>
          </w:tcPr>
          <w:p w14:paraId="00000323" w14:textId="77777777" w:rsidR="00F718CE" w:rsidRPr="007B2861" w:rsidRDefault="00000000">
            <w:pPr>
              <w:jc w:val="both"/>
            </w:pPr>
            <w:r w:rsidRPr="007B2861">
              <w:t>La seguridad lógica se entiende como la aplicación de medidas para garantizar que solo las personas autorizadas a los sistemas de información, puedan acceder a los datos.</w:t>
            </w:r>
          </w:p>
        </w:tc>
      </w:tr>
      <w:tr w:rsidR="00F718CE" w14:paraId="075DAB43" w14:textId="77777777">
        <w:trPr>
          <w:trHeight w:val="20"/>
        </w:trPr>
        <w:tc>
          <w:tcPr>
            <w:tcW w:w="2117" w:type="dxa"/>
            <w:shd w:val="clear" w:color="auto" w:fill="auto"/>
            <w:tcMar>
              <w:top w:w="100" w:type="dxa"/>
              <w:left w:w="100" w:type="dxa"/>
              <w:bottom w:w="100" w:type="dxa"/>
              <w:right w:w="100" w:type="dxa"/>
            </w:tcMar>
          </w:tcPr>
          <w:p w14:paraId="00000325" w14:textId="77777777" w:rsidR="00F718CE" w:rsidRDefault="00000000">
            <w:pPr>
              <w:widowControl w:val="0"/>
              <w:rPr>
                <w:b/>
              </w:rPr>
            </w:pPr>
            <w:r>
              <w:rPr>
                <w:b/>
              </w:rPr>
              <w:t>Seguridad en redes</w:t>
            </w:r>
          </w:p>
        </w:tc>
        <w:tc>
          <w:tcPr>
            <w:tcW w:w="11295" w:type="dxa"/>
            <w:gridSpan w:val="2"/>
            <w:shd w:val="clear" w:color="auto" w:fill="auto"/>
            <w:tcMar>
              <w:top w:w="100" w:type="dxa"/>
              <w:left w:w="100" w:type="dxa"/>
              <w:bottom w:w="100" w:type="dxa"/>
              <w:right w:w="100" w:type="dxa"/>
            </w:tcMar>
          </w:tcPr>
          <w:p w14:paraId="00000326" w14:textId="77777777" w:rsidR="00F718CE" w:rsidRDefault="00000000">
            <w:pPr>
              <w:widowControl w:val="0"/>
              <w:jc w:val="both"/>
            </w:pPr>
            <w:r>
              <w:rPr>
                <w:color w:val="000000"/>
              </w:rPr>
              <w:t>La ciberseguridad son las políticas y prácticas que se implementan para prevenir y controlar el acceso no autorizado, el uso indebido, la modificación o la denegación de acceso a una red informática y sus recursos.</w:t>
            </w:r>
          </w:p>
        </w:tc>
      </w:tr>
      <w:tr w:rsidR="00F718CE" w14:paraId="2F7FDC4B" w14:textId="77777777">
        <w:trPr>
          <w:trHeight w:val="20"/>
        </w:trPr>
        <w:tc>
          <w:tcPr>
            <w:tcW w:w="2117" w:type="dxa"/>
            <w:shd w:val="clear" w:color="auto" w:fill="auto"/>
            <w:tcMar>
              <w:top w:w="100" w:type="dxa"/>
              <w:left w:w="100" w:type="dxa"/>
              <w:bottom w:w="100" w:type="dxa"/>
              <w:right w:w="100" w:type="dxa"/>
            </w:tcMar>
          </w:tcPr>
          <w:p w14:paraId="00000328" w14:textId="77777777" w:rsidR="00F718CE" w:rsidRDefault="00000000">
            <w:pPr>
              <w:widowControl w:val="0"/>
              <w:rPr>
                <w:b/>
              </w:rPr>
            </w:pPr>
            <w:r>
              <w:rPr>
                <w:b/>
              </w:rPr>
              <w:t>Seguridad informática</w:t>
            </w:r>
          </w:p>
        </w:tc>
        <w:tc>
          <w:tcPr>
            <w:tcW w:w="11295" w:type="dxa"/>
            <w:gridSpan w:val="2"/>
            <w:shd w:val="clear" w:color="auto" w:fill="auto"/>
            <w:tcMar>
              <w:top w:w="100" w:type="dxa"/>
              <w:left w:w="100" w:type="dxa"/>
              <w:bottom w:w="100" w:type="dxa"/>
              <w:right w:w="100" w:type="dxa"/>
            </w:tcMar>
          </w:tcPr>
          <w:p w14:paraId="00000329" w14:textId="77777777" w:rsidR="00F718CE" w:rsidRDefault="00000000">
            <w:pPr>
              <w:jc w:val="both"/>
              <w:rPr>
                <w:color w:val="000000"/>
              </w:rPr>
            </w:pPr>
            <w:r>
              <w:rPr>
                <w:color w:val="000000"/>
              </w:rPr>
              <w:t>Se trata de la protección de la información y, en particular, de su tratamiento, con el fin de evitar la manipulación de datos y procesos por parte de personas no autorizadas.</w:t>
            </w:r>
          </w:p>
          <w:p w14:paraId="0000032A" w14:textId="77777777" w:rsidR="00F718CE" w:rsidRDefault="00F718CE">
            <w:pPr>
              <w:pBdr>
                <w:top w:val="nil"/>
                <w:left w:val="nil"/>
                <w:bottom w:val="nil"/>
                <w:right w:val="nil"/>
                <w:between w:val="nil"/>
              </w:pBdr>
              <w:jc w:val="both"/>
            </w:pPr>
          </w:p>
        </w:tc>
      </w:tr>
    </w:tbl>
    <w:p w14:paraId="0000032C" w14:textId="77777777" w:rsidR="00F718CE" w:rsidRDefault="00F718CE"/>
    <w:sdt>
      <w:sdtPr>
        <w:tag w:val="goog_rdk_67"/>
        <w:id w:val="-1369067391"/>
      </w:sdtPr>
      <w:sdtContent>
        <w:p w14:paraId="0000032D" w14:textId="77777777" w:rsidR="00F718CE" w:rsidRPr="007B2861" w:rsidRDefault="00000000" w:rsidP="007B2861">
          <w:pPr>
            <w:pBdr>
              <w:top w:val="nil"/>
              <w:left w:val="nil"/>
              <w:bottom w:val="nil"/>
              <w:right w:val="nil"/>
              <w:between w:val="nil"/>
            </w:pBdr>
            <w:rPr>
              <w:b/>
              <w:color w:val="000000"/>
            </w:rPr>
          </w:pPr>
          <w:r>
            <w:rPr>
              <w:b/>
              <w:color w:val="000000"/>
            </w:rPr>
            <w:t>Política y normas legales</w:t>
          </w:r>
        </w:p>
      </w:sdtContent>
    </w:sdt>
    <w:p w14:paraId="0000032E" w14:textId="77777777" w:rsidR="00F718CE" w:rsidRDefault="00F718CE">
      <w:pPr>
        <w:pBdr>
          <w:top w:val="nil"/>
          <w:left w:val="nil"/>
          <w:bottom w:val="nil"/>
          <w:right w:val="nil"/>
          <w:between w:val="nil"/>
        </w:pBdr>
        <w:ind w:left="720"/>
        <w:rPr>
          <w:b/>
          <w:color w:val="000000"/>
        </w:rPr>
      </w:pPr>
    </w:p>
    <w:tbl>
      <w:tblPr>
        <w:tblStyle w:val="affffffffffff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5D5CA243" w14:textId="77777777">
        <w:trPr>
          <w:trHeight w:val="444"/>
        </w:trPr>
        <w:tc>
          <w:tcPr>
            <w:tcW w:w="13422" w:type="dxa"/>
            <w:shd w:val="clear" w:color="auto" w:fill="8DB3E2"/>
          </w:tcPr>
          <w:p w14:paraId="0000032F"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08A40F18" w14:textId="77777777">
        <w:tc>
          <w:tcPr>
            <w:tcW w:w="13422" w:type="dxa"/>
          </w:tcPr>
          <w:p w14:paraId="00000330" w14:textId="77777777" w:rsidR="00F718CE" w:rsidRDefault="00000000">
            <w:pPr>
              <w:pBdr>
                <w:top w:val="nil"/>
                <w:left w:val="nil"/>
                <w:bottom w:val="nil"/>
                <w:right w:val="nil"/>
                <w:between w:val="nil"/>
              </w:pBdr>
              <w:jc w:val="both"/>
              <w:rPr>
                <w:color w:val="000000"/>
              </w:rPr>
            </w:pPr>
            <w:r>
              <w:rPr>
                <w:color w:val="000000"/>
              </w:rPr>
              <w:t>Las normas o políticas son vitales para toda forma de organización o empresa. Se incluye dentro de ellas al departamento de Informática, el cual es el órgano encargado de desarrollar las políticas necesarias para el uso de los recursos y servicios informáticos.</w:t>
            </w:r>
          </w:p>
          <w:p w14:paraId="00000331" w14:textId="77777777" w:rsidR="00F718CE" w:rsidRDefault="00F718CE">
            <w:pPr>
              <w:pBdr>
                <w:top w:val="nil"/>
                <w:left w:val="nil"/>
                <w:bottom w:val="nil"/>
                <w:right w:val="nil"/>
                <w:between w:val="nil"/>
              </w:pBdr>
              <w:jc w:val="both"/>
              <w:rPr>
                <w:color w:val="000000"/>
              </w:rPr>
            </w:pPr>
          </w:p>
          <w:p w14:paraId="00000332" w14:textId="77777777" w:rsidR="00F718CE" w:rsidRDefault="00000000">
            <w:pPr>
              <w:pBdr>
                <w:top w:val="nil"/>
                <w:left w:val="nil"/>
                <w:bottom w:val="nil"/>
                <w:right w:val="nil"/>
                <w:between w:val="nil"/>
              </w:pBdr>
              <w:jc w:val="both"/>
              <w:rPr>
                <w:color w:val="000000"/>
              </w:rPr>
            </w:pPr>
            <w:r>
              <w:rPr>
                <w:color w:val="000000"/>
              </w:rPr>
              <w:t xml:space="preserve">Es importante tener presente que se debe tener en cuenta algunos </w:t>
            </w:r>
            <w:r>
              <w:t>elementos para</w:t>
            </w:r>
            <w:r>
              <w:rPr>
                <w:color w:val="000000"/>
              </w:rPr>
              <w:t xml:space="preserve"> establecer las políticas de seguridad de la información como son: confidencialidad, integridad y disponibilidad.</w:t>
            </w:r>
          </w:p>
          <w:p w14:paraId="00000333" w14:textId="77777777" w:rsidR="00F718CE" w:rsidRDefault="00F718CE">
            <w:pPr>
              <w:pBdr>
                <w:top w:val="nil"/>
                <w:left w:val="nil"/>
                <w:bottom w:val="nil"/>
                <w:right w:val="nil"/>
                <w:between w:val="nil"/>
              </w:pBdr>
              <w:jc w:val="both"/>
              <w:rPr>
                <w:color w:val="000000"/>
              </w:rPr>
            </w:pPr>
          </w:p>
          <w:p w14:paraId="00000334" w14:textId="77777777" w:rsidR="00F718CE" w:rsidRPr="007B2861" w:rsidRDefault="00000000">
            <w:pPr>
              <w:pBdr>
                <w:top w:val="nil"/>
                <w:left w:val="nil"/>
                <w:bottom w:val="nil"/>
                <w:right w:val="nil"/>
                <w:between w:val="nil"/>
              </w:pBdr>
              <w:jc w:val="both"/>
            </w:pPr>
            <w:r w:rsidRPr="007B2861">
              <w:t>Es necesario establecer políticas y estándares de seguridad informática en las empresas, con relación a los proveedores y clientes, configurando la estructura de la entidad y los elementos externos vinculados a esta.</w:t>
            </w:r>
          </w:p>
          <w:p w14:paraId="00000335" w14:textId="77777777" w:rsidR="00F718CE" w:rsidRDefault="00000000">
            <w:pPr>
              <w:pBdr>
                <w:top w:val="nil"/>
                <w:left w:val="nil"/>
                <w:bottom w:val="nil"/>
                <w:right w:val="nil"/>
                <w:between w:val="nil"/>
              </w:pBdr>
              <w:jc w:val="both"/>
              <w:rPr>
                <w:color w:val="FF0000"/>
              </w:rPr>
            </w:pPr>
            <w:sdt>
              <w:sdtPr>
                <w:tag w:val="goog_rdk_68"/>
                <w:id w:val="-1953246643"/>
              </w:sdtPr>
              <w:sdtContent/>
            </w:sdt>
          </w:p>
          <w:p w14:paraId="00000336" w14:textId="77777777" w:rsidR="00F718CE" w:rsidRPr="007B2861" w:rsidRDefault="00000000">
            <w:pPr>
              <w:pBdr>
                <w:top w:val="nil"/>
                <w:left w:val="nil"/>
                <w:bottom w:val="nil"/>
                <w:right w:val="nil"/>
                <w:between w:val="nil"/>
              </w:pBdr>
              <w:jc w:val="both"/>
            </w:pPr>
            <w:r w:rsidRPr="007B2861">
              <w:t>Se deben establecer procedimientos para proteger la información y los activos del sistema de gestión de contenido, así como la tecnología mediante la cual se procesa, almacena y recupera la información a nivel de medios (cinta, disco, disco óptico, etc.).</w:t>
            </w:r>
          </w:p>
          <w:p w14:paraId="00000337" w14:textId="77777777" w:rsidR="00F718CE" w:rsidRDefault="00F718CE">
            <w:pPr>
              <w:rPr>
                <w:color w:val="7F7F7F"/>
              </w:rPr>
            </w:pPr>
          </w:p>
        </w:tc>
      </w:tr>
    </w:tbl>
    <w:p w14:paraId="00000338" w14:textId="77777777" w:rsidR="00F718CE" w:rsidRDefault="00F718CE">
      <w:pPr>
        <w:rPr>
          <w:b/>
        </w:rPr>
      </w:pPr>
    </w:p>
    <w:p w14:paraId="00000339" w14:textId="77777777" w:rsidR="00F718CE" w:rsidRDefault="00F718CE">
      <w:pPr>
        <w:rPr>
          <w:b/>
        </w:rPr>
      </w:pPr>
    </w:p>
    <w:p w14:paraId="0000033A" w14:textId="77777777" w:rsidR="00F718CE" w:rsidRDefault="00000000">
      <w:pPr>
        <w:rPr>
          <w:b/>
        </w:rPr>
      </w:pPr>
      <w:r>
        <w:rPr>
          <w:b/>
        </w:rPr>
        <w:t xml:space="preserve">4. </w:t>
      </w:r>
      <w:r>
        <w:rPr>
          <w:b/>
          <w:i/>
        </w:rPr>
        <w:t>Hardware</w:t>
      </w:r>
    </w:p>
    <w:p w14:paraId="0000033B" w14:textId="77777777" w:rsidR="00F718CE" w:rsidRDefault="00F718CE"/>
    <w:tbl>
      <w:tblPr>
        <w:tblStyle w:val="afffffffff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18E3B349" w14:textId="77777777">
        <w:trPr>
          <w:trHeight w:val="444"/>
        </w:trPr>
        <w:tc>
          <w:tcPr>
            <w:tcW w:w="13422" w:type="dxa"/>
            <w:shd w:val="clear" w:color="auto" w:fill="8DB3E2"/>
          </w:tcPr>
          <w:p w14:paraId="0000033C"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7261A765" w14:textId="77777777">
        <w:tc>
          <w:tcPr>
            <w:tcW w:w="13422" w:type="dxa"/>
          </w:tcPr>
          <w:p w14:paraId="0000033D" w14:textId="77777777" w:rsidR="00F718CE" w:rsidRPr="007B2861" w:rsidRDefault="00000000">
            <w:r w:rsidRPr="007B2861">
              <w:t>Es la parte física de una computadora o sistema informático. Se compone de elementos eléctricos, electrónicos, electromecánicos y mecánicos tales como: circuitos eléctricos, circuitos, memorias, discos duros, periféricos y todos los demás materiales en condiciones físicas para el funcionamiento de cualquier dispositivo.</w:t>
            </w:r>
          </w:p>
        </w:tc>
      </w:tr>
    </w:tbl>
    <w:p w14:paraId="0000033E" w14:textId="77777777" w:rsidR="00F718CE" w:rsidRDefault="00F718CE"/>
    <w:p w14:paraId="0000033F" w14:textId="57F6368A" w:rsidR="00F718CE" w:rsidRDefault="00000000">
      <w:pPr>
        <w:rPr>
          <w:b/>
          <w:i/>
        </w:rPr>
      </w:pPr>
      <w:sdt>
        <w:sdtPr>
          <w:tag w:val="goog_rdk_70"/>
          <w:id w:val="1321157534"/>
          <w:showingPlcHdr/>
        </w:sdtPr>
        <w:sdtContent>
          <w:r w:rsidR="007B2861">
            <w:t xml:space="preserve">     </w:t>
          </w:r>
        </w:sdtContent>
      </w:sdt>
      <w:r>
        <w:rPr>
          <w:b/>
        </w:rPr>
        <w:t xml:space="preserve">Arquitectura de </w:t>
      </w:r>
      <w:r>
        <w:rPr>
          <w:b/>
          <w:i/>
        </w:rPr>
        <w:t>hardware</w:t>
      </w:r>
    </w:p>
    <w:p w14:paraId="00000340" w14:textId="77777777" w:rsidR="00F718CE" w:rsidRDefault="00F718CE">
      <w:pPr>
        <w:rPr>
          <w:b/>
        </w:rPr>
      </w:pPr>
    </w:p>
    <w:tbl>
      <w:tblPr>
        <w:tblStyle w:val="afffffffffff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F718CE" w14:paraId="25908097" w14:textId="77777777">
        <w:trPr>
          <w:trHeight w:val="580"/>
        </w:trPr>
        <w:tc>
          <w:tcPr>
            <w:tcW w:w="1432" w:type="dxa"/>
            <w:shd w:val="clear" w:color="auto" w:fill="C9DAF8"/>
            <w:tcMar>
              <w:top w:w="100" w:type="dxa"/>
              <w:left w:w="100" w:type="dxa"/>
              <w:bottom w:w="100" w:type="dxa"/>
              <w:right w:w="100" w:type="dxa"/>
            </w:tcMar>
          </w:tcPr>
          <w:p w14:paraId="00000341" w14:textId="77777777" w:rsidR="00F718CE" w:rsidRDefault="00000000">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342" w14:textId="77777777" w:rsidR="00F718CE" w:rsidRDefault="00000000">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F718CE" w14:paraId="33A1F3F4" w14:textId="77777777">
        <w:trPr>
          <w:trHeight w:val="420"/>
        </w:trPr>
        <w:tc>
          <w:tcPr>
            <w:tcW w:w="13412" w:type="dxa"/>
            <w:gridSpan w:val="2"/>
            <w:shd w:val="clear" w:color="auto" w:fill="auto"/>
            <w:tcMar>
              <w:top w:w="100" w:type="dxa"/>
              <w:left w:w="100" w:type="dxa"/>
              <w:bottom w:w="100" w:type="dxa"/>
              <w:right w:w="100" w:type="dxa"/>
            </w:tcMar>
          </w:tcPr>
          <w:p w14:paraId="00000343" w14:textId="77777777" w:rsidR="00F718CE" w:rsidRPr="007B2861" w:rsidRDefault="00000000">
            <w:pPr>
              <w:pBdr>
                <w:top w:val="nil"/>
                <w:left w:val="nil"/>
                <w:bottom w:val="nil"/>
                <w:right w:val="nil"/>
                <w:between w:val="nil"/>
              </w:pBdr>
              <w:jc w:val="both"/>
            </w:pPr>
            <w:r w:rsidRPr="007B2861">
              <w:t xml:space="preserve">La arquitectura de </w:t>
            </w:r>
            <w:r w:rsidRPr="007B2861">
              <w:rPr>
                <w:i/>
              </w:rPr>
              <w:t>hardware</w:t>
            </w:r>
            <w:r w:rsidRPr="007B2861">
              <w:t xml:space="preserve"> es el diseño conceptual y la estructura operativa básica de un sistema informático. Es decir, es un modelo y una descripción funcional de los requisitos de diseño e implementación para diferentes partes de una computadora, con especial atención en la CPU, de cómo opera internamente y accede a las direcciones de memoria. También se define a menudo como la forma en que se seleccionan y conectan los componentes de </w:t>
            </w:r>
            <w:r w:rsidRPr="007B2861">
              <w:rPr>
                <w:i/>
              </w:rPr>
              <w:t>hardware</w:t>
            </w:r>
            <w:r w:rsidRPr="007B2861">
              <w:t xml:space="preserve"> para construir computadoras, teniendo en cuenta los requisitos funcionales, el rendimiento y el costo.</w:t>
            </w:r>
          </w:p>
          <w:p w14:paraId="00000344" w14:textId="77777777" w:rsidR="00F718CE" w:rsidRDefault="00F718CE">
            <w:pPr>
              <w:pBdr>
                <w:top w:val="nil"/>
                <w:left w:val="nil"/>
                <w:bottom w:val="nil"/>
                <w:right w:val="nil"/>
                <w:between w:val="nil"/>
              </w:pBdr>
              <w:jc w:val="both"/>
              <w:rPr>
                <w:color w:val="000000"/>
              </w:rPr>
            </w:pPr>
          </w:p>
          <w:p w14:paraId="00000345" w14:textId="77777777" w:rsidR="00F718CE" w:rsidRPr="007B2861" w:rsidRDefault="00000000">
            <w:pPr>
              <w:pBdr>
                <w:top w:val="nil"/>
                <w:left w:val="nil"/>
                <w:bottom w:val="nil"/>
                <w:right w:val="nil"/>
                <w:between w:val="nil"/>
              </w:pBdr>
              <w:jc w:val="both"/>
            </w:pPr>
            <w:r w:rsidRPr="007B2861">
              <w:lastRenderedPageBreak/>
              <w:t>Las computadoras reciben y transmiten información a través de dispositivos que utilizan canales. Una computadora personal es responsable de procesar la información. La información debe intercambiarse con dispositivos periféricos y CPU. Todas las unidades del sistema, excepto la CPU, se denominan periféricos, por lo que una computadora tiene dos partes completamente diferentes: la CPU (responsable de ejecutar programas y compuesta por memoria principal, Unidades Aritméticas Lógicas (UAL) y controladores) y el periférico, donde están los dispositivos que pueden ser de entrada, salida o conexión.</w:t>
            </w:r>
          </w:p>
          <w:p w14:paraId="00000346" w14:textId="77777777" w:rsidR="00F718CE" w:rsidRDefault="00000000">
            <w:pPr>
              <w:tabs>
                <w:tab w:val="left" w:pos="851"/>
              </w:tabs>
              <w:ind w:left="720"/>
              <w:jc w:val="center"/>
              <w:rPr>
                <w:color w:val="B7B7B7"/>
              </w:rPr>
            </w:pPr>
            <w:r>
              <w:rPr>
                <w:noProof/>
              </w:rPr>
              <w:drawing>
                <wp:inline distT="0" distB="0" distL="0" distR="0">
                  <wp:extent cx="2862001" cy="1730800"/>
                  <wp:effectExtent l="0" t="0" r="0" b="0"/>
                  <wp:docPr id="1080" name="image52.jpg" descr="Concepto de abstracción de CPU cuántica.  CHIP electrónico, componentes de la tarjeta de circuito de impresión. Componentes de procesador y hardware futurista de vidrio en PCB. Antecedentes conceptuales de la tecnología electrónica."/>
                  <wp:cNvGraphicFramePr/>
                  <a:graphic xmlns:a="http://schemas.openxmlformats.org/drawingml/2006/main">
                    <a:graphicData uri="http://schemas.openxmlformats.org/drawingml/2006/picture">
                      <pic:pic xmlns:pic="http://schemas.openxmlformats.org/drawingml/2006/picture">
                        <pic:nvPicPr>
                          <pic:cNvPr id="0" name="image52.jpg" descr="Concepto de abstracción de CPU cuántica.  CHIP electrónico, componentes de la tarjeta de circuito de impresión. Componentes de procesador y hardware futurista de vidrio en PCB. Antecedentes conceptuales de la tecnología electrónica."/>
                          <pic:cNvPicPr preferRelativeResize="0"/>
                        </pic:nvPicPr>
                        <pic:blipFill>
                          <a:blip r:embed="rId108"/>
                          <a:srcRect/>
                          <a:stretch>
                            <a:fillRect/>
                          </a:stretch>
                        </pic:blipFill>
                        <pic:spPr>
                          <a:xfrm>
                            <a:off x="0" y="0"/>
                            <a:ext cx="2862001" cy="1730800"/>
                          </a:xfrm>
                          <a:prstGeom prst="rect">
                            <a:avLst/>
                          </a:prstGeom>
                          <a:ln/>
                        </pic:spPr>
                      </pic:pic>
                    </a:graphicData>
                  </a:graphic>
                </wp:inline>
              </w:drawing>
            </w:r>
          </w:p>
          <w:p w14:paraId="00000347" w14:textId="77777777" w:rsidR="00F718CE" w:rsidRDefault="00000000">
            <w:pPr>
              <w:widowControl w:val="0"/>
            </w:pPr>
            <w:r>
              <w:t xml:space="preserve">Imagen de referente (o similar): </w:t>
            </w:r>
            <w:hyperlink r:id="rId109">
              <w:r>
                <w:rPr>
                  <w:color w:val="0000FF"/>
                  <w:u w:val="single"/>
                </w:rPr>
                <w:t>https://www.shutterstock.com/image-vector/abstraction-concept-quantum-cpu-electronic-600w-2166806499.jpg</w:t>
              </w:r>
            </w:hyperlink>
            <w:r>
              <w:t xml:space="preserve">     </w:t>
            </w:r>
          </w:p>
          <w:p w14:paraId="00000348" w14:textId="77777777" w:rsidR="00F718CE" w:rsidRDefault="00000000">
            <w:pPr>
              <w:tabs>
                <w:tab w:val="left" w:pos="851"/>
              </w:tabs>
              <w:rPr>
                <w:color w:val="B7B7B7"/>
              </w:rPr>
            </w:pPr>
            <w:r>
              <w:rPr>
                <w:b/>
              </w:rPr>
              <w:t>Imagen</w:t>
            </w:r>
            <w:r>
              <w:t xml:space="preserve"> 228116_i56</w:t>
            </w:r>
          </w:p>
        </w:tc>
      </w:tr>
    </w:tbl>
    <w:p w14:paraId="0000034A" w14:textId="77777777" w:rsidR="00F718CE" w:rsidRDefault="00F718CE"/>
    <w:p w14:paraId="0000034B" w14:textId="593985B4" w:rsidR="00F718CE" w:rsidRDefault="00000000">
      <w:pPr>
        <w:rPr>
          <w:b/>
        </w:rPr>
      </w:pPr>
      <w:sdt>
        <w:sdtPr>
          <w:tag w:val="goog_rdk_72"/>
          <w:id w:val="-835687352"/>
          <w:showingPlcHdr/>
        </w:sdtPr>
        <w:sdtContent>
          <w:r w:rsidR="007B2861">
            <w:t xml:space="preserve">     </w:t>
          </w:r>
        </w:sdtContent>
      </w:sdt>
      <w:r>
        <w:rPr>
          <w:b/>
        </w:rPr>
        <w:t>Tipo de equipos</w:t>
      </w:r>
    </w:p>
    <w:p w14:paraId="0000034C" w14:textId="77777777" w:rsidR="00F718CE" w:rsidRDefault="00F718CE"/>
    <w:tbl>
      <w:tblPr>
        <w:tblStyle w:val="affffffffffffffff9"/>
        <w:tblW w:w="134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9781"/>
      </w:tblGrid>
      <w:tr w:rsidR="00F718CE" w14:paraId="3413FED4" w14:textId="77777777">
        <w:tc>
          <w:tcPr>
            <w:tcW w:w="3676" w:type="dxa"/>
            <w:shd w:val="clear" w:color="auto" w:fill="C9DAF8"/>
            <w:tcMar>
              <w:top w:w="100" w:type="dxa"/>
              <w:left w:w="100" w:type="dxa"/>
              <w:bottom w:w="100" w:type="dxa"/>
              <w:right w:w="100" w:type="dxa"/>
            </w:tcMar>
          </w:tcPr>
          <w:p w14:paraId="0000034D" w14:textId="77777777" w:rsidR="00F718CE" w:rsidRDefault="00000000">
            <w:pPr>
              <w:widowControl w:val="0"/>
              <w:rPr>
                <w:b/>
              </w:rPr>
            </w:pPr>
            <w:r>
              <w:rPr>
                <w:b/>
              </w:rPr>
              <w:t>Tipo de recurso</w:t>
            </w:r>
          </w:p>
        </w:tc>
        <w:tc>
          <w:tcPr>
            <w:tcW w:w="9781" w:type="dxa"/>
            <w:shd w:val="clear" w:color="auto" w:fill="C9DAF8"/>
            <w:tcMar>
              <w:top w:w="100" w:type="dxa"/>
              <w:left w:w="100" w:type="dxa"/>
              <w:bottom w:w="100" w:type="dxa"/>
              <w:right w:w="100" w:type="dxa"/>
            </w:tcMar>
          </w:tcPr>
          <w:p w14:paraId="0000034E" w14:textId="77777777" w:rsidR="00F718CE" w:rsidRDefault="00000000">
            <w:pPr>
              <w:keepNext/>
              <w:keepLines/>
              <w:widowControl w:val="0"/>
              <w:pBdr>
                <w:top w:val="nil"/>
                <w:left w:val="nil"/>
                <w:bottom w:val="nil"/>
                <w:right w:val="nil"/>
                <w:between w:val="nil"/>
              </w:pBdr>
              <w:spacing w:after="60" w:line="276" w:lineRule="auto"/>
              <w:jc w:val="center"/>
              <w:rPr>
                <w:color w:val="000000"/>
                <w:sz w:val="24"/>
                <w:szCs w:val="24"/>
              </w:rPr>
            </w:pPr>
            <w:r>
              <w:rPr>
                <w:color w:val="000000"/>
                <w:sz w:val="24"/>
                <w:szCs w:val="24"/>
              </w:rPr>
              <w:t>Tarjetas Conectadas</w:t>
            </w:r>
          </w:p>
        </w:tc>
      </w:tr>
      <w:tr w:rsidR="00F718CE" w14:paraId="7E23E0CE" w14:textId="77777777">
        <w:tc>
          <w:tcPr>
            <w:tcW w:w="3676" w:type="dxa"/>
            <w:shd w:val="clear" w:color="auto" w:fill="auto"/>
            <w:tcMar>
              <w:top w:w="100" w:type="dxa"/>
              <w:left w:w="100" w:type="dxa"/>
              <w:bottom w:w="100" w:type="dxa"/>
              <w:right w:w="100" w:type="dxa"/>
            </w:tcMar>
          </w:tcPr>
          <w:p w14:paraId="0000034F" w14:textId="77777777" w:rsidR="00F718CE" w:rsidRDefault="00000000">
            <w:pPr>
              <w:widowControl w:val="0"/>
              <w:rPr>
                <w:b/>
              </w:rPr>
            </w:pPr>
            <w:r>
              <w:rPr>
                <w:b/>
              </w:rPr>
              <w:t>Introducción</w:t>
            </w:r>
          </w:p>
        </w:tc>
        <w:tc>
          <w:tcPr>
            <w:tcW w:w="9781" w:type="dxa"/>
            <w:shd w:val="clear" w:color="auto" w:fill="auto"/>
            <w:tcMar>
              <w:top w:w="100" w:type="dxa"/>
              <w:left w:w="100" w:type="dxa"/>
              <w:bottom w:w="100" w:type="dxa"/>
              <w:right w:w="100" w:type="dxa"/>
            </w:tcMar>
          </w:tcPr>
          <w:p w14:paraId="00000350" w14:textId="77777777" w:rsidR="00F718CE" w:rsidRPr="007B2861" w:rsidRDefault="00000000">
            <w:pPr>
              <w:widowControl w:val="0"/>
              <w:jc w:val="both"/>
            </w:pPr>
            <w:r w:rsidRPr="007B2861">
              <w:t>El equipo se divide en cinco categorías según el rendimiento de sus componentes:</w:t>
            </w:r>
          </w:p>
        </w:tc>
      </w:tr>
      <w:tr w:rsidR="00F718CE" w14:paraId="41743E37" w14:textId="77777777">
        <w:trPr>
          <w:trHeight w:val="420"/>
        </w:trPr>
        <w:tc>
          <w:tcPr>
            <w:tcW w:w="13457" w:type="dxa"/>
            <w:gridSpan w:val="2"/>
            <w:shd w:val="clear" w:color="auto" w:fill="auto"/>
            <w:tcMar>
              <w:top w:w="100" w:type="dxa"/>
              <w:left w:w="100" w:type="dxa"/>
              <w:bottom w:w="100" w:type="dxa"/>
              <w:right w:w="100" w:type="dxa"/>
            </w:tcMar>
          </w:tcPr>
          <w:p w14:paraId="00000351" w14:textId="77777777" w:rsidR="00F718CE" w:rsidRDefault="00000000">
            <w:pPr>
              <w:widowControl w:val="0"/>
              <w:jc w:val="center"/>
            </w:pPr>
            <w:r>
              <w:rPr>
                <w:noProof/>
              </w:rPr>
              <w:lastRenderedPageBreak/>
              <w:drawing>
                <wp:inline distT="0" distB="0" distL="0" distR="0">
                  <wp:extent cx="1315283" cy="1296758"/>
                  <wp:effectExtent l="0" t="0" r="0" b="0"/>
                  <wp:docPr id="1081" name="image50.jpg" descr="Hombre trabajando en la computadora. Escriba o imprima en un teclado delante de un monitor blanco en blanco. Plantilla de portátil con pantalla vacía. Ilustración vectorial."/>
                  <wp:cNvGraphicFramePr/>
                  <a:graphic xmlns:a="http://schemas.openxmlformats.org/drawingml/2006/main">
                    <a:graphicData uri="http://schemas.openxmlformats.org/drawingml/2006/picture">
                      <pic:pic xmlns:pic="http://schemas.openxmlformats.org/drawingml/2006/picture">
                        <pic:nvPicPr>
                          <pic:cNvPr id="0" name="image50.jpg" descr="Hombre trabajando en la computadora. Escriba o imprima en un teclado delante de un monitor blanco en blanco. Plantilla de portátil con pantalla vacía. Ilustración vectorial."/>
                          <pic:cNvPicPr preferRelativeResize="0"/>
                        </pic:nvPicPr>
                        <pic:blipFill>
                          <a:blip r:embed="rId110"/>
                          <a:srcRect/>
                          <a:stretch>
                            <a:fillRect/>
                          </a:stretch>
                        </pic:blipFill>
                        <pic:spPr>
                          <a:xfrm>
                            <a:off x="0" y="0"/>
                            <a:ext cx="1315283" cy="1296758"/>
                          </a:xfrm>
                          <a:prstGeom prst="rect">
                            <a:avLst/>
                          </a:prstGeom>
                          <a:ln/>
                        </pic:spPr>
                      </pic:pic>
                    </a:graphicData>
                  </a:graphic>
                </wp:inline>
              </w:drawing>
            </w:r>
          </w:p>
          <w:p w14:paraId="00000352" w14:textId="77777777" w:rsidR="00F718CE" w:rsidRDefault="00000000">
            <w:pPr>
              <w:widowControl w:val="0"/>
            </w:pPr>
            <w:r>
              <w:t>Imagen de referencia (o similar)</w:t>
            </w:r>
          </w:p>
          <w:p w14:paraId="00000353" w14:textId="77777777" w:rsidR="00F718CE" w:rsidRDefault="00000000">
            <w:pPr>
              <w:widowControl w:val="0"/>
              <w:rPr>
                <w:color w:val="999999"/>
              </w:rPr>
            </w:pPr>
            <w:hyperlink r:id="rId111">
              <w:r>
                <w:rPr>
                  <w:color w:val="0000FF"/>
                  <w:u w:val="single"/>
                </w:rPr>
                <w:t>https://www.shutterstock.com/image-vector/man-working-on-computer-boy-600w-1752761786.jpg</w:t>
              </w:r>
            </w:hyperlink>
            <w:r>
              <w:t xml:space="preserve"> </w:t>
            </w:r>
          </w:p>
          <w:p w14:paraId="00000354" w14:textId="77777777" w:rsidR="00F718CE" w:rsidRDefault="00000000">
            <w:pPr>
              <w:widowControl w:val="0"/>
              <w:rPr>
                <w:b/>
              </w:rPr>
            </w:pPr>
            <w:r>
              <w:rPr>
                <w:b/>
              </w:rPr>
              <w:t>Imagen</w:t>
            </w:r>
            <w:r>
              <w:t xml:space="preserve"> 228116_i57</w:t>
            </w:r>
          </w:p>
        </w:tc>
      </w:tr>
      <w:tr w:rsidR="00F718CE" w14:paraId="238395BB" w14:textId="77777777">
        <w:tc>
          <w:tcPr>
            <w:tcW w:w="3676" w:type="dxa"/>
            <w:shd w:val="clear" w:color="auto" w:fill="auto"/>
            <w:tcMar>
              <w:top w:w="100" w:type="dxa"/>
              <w:left w:w="100" w:type="dxa"/>
              <w:bottom w:w="100" w:type="dxa"/>
              <w:right w:w="100" w:type="dxa"/>
            </w:tcMar>
          </w:tcPr>
          <w:p w14:paraId="00000356" w14:textId="77777777" w:rsidR="00F718CE" w:rsidRDefault="00000000">
            <w:pPr>
              <w:widowControl w:val="0"/>
              <w:jc w:val="center"/>
            </w:pPr>
            <w:r>
              <w:rPr>
                <w:noProof/>
              </w:rPr>
              <w:drawing>
                <wp:inline distT="0" distB="0" distL="0" distR="0">
                  <wp:extent cx="1738787" cy="1053977"/>
                  <wp:effectExtent l="0" t="0" r="0" b="0"/>
                  <wp:docPr id="1082" name="image49.jpg" descr="CPU de teléfono. Microchip, componentes electrónicos smd del dispositivo móvil en placa de circuito o placa madre. Procesador digital, partes del smartphone de reparación. Ingeniería y desarrollo de microcontrolador electrónico."/>
                  <wp:cNvGraphicFramePr/>
                  <a:graphic xmlns:a="http://schemas.openxmlformats.org/drawingml/2006/main">
                    <a:graphicData uri="http://schemas.openxmlformats.org/drawingml/2006/picture">
                      <pic:pic xmlns:pic="http://schemas.openxmlformats.org/drawingml/2006/picture">
                        <pic:nvPicPr>
                          <pic:cNvPr id="0" name="image49.jpg" descr="CPU de teléfono. Microchip, componentes electrónicos smd del dispositivo móvil en placa de circuito o placa madre. Procesador digital, partes del smartphone de reparación. Ingeniería y desarrollo de microcontrolador electrónico."/>
                          <pic:cNvPicPr preferRelativeResize="0"/>
                        </pic:nvPicPr>
                        <pic:blipFill>
                          <a:blip r:embed="rId112"/>
                          <a:srcRect/>
                          <a:stretch>
                            <a:fillRect/>
                          </a:stretch>
                        </pic:blipFill>
                        <pic:spPr>
                          <a:xfrm>
                            <a:off x="0" y="0"/>
                            <a:ext cx="1738787" cy="1053977"/>
                          </a:xfrm>
                          <a:prstGeom prst="rect">
                            <a:avLst/>
                          </a:prstGeom>
                          <a:ln/>
                        </pic:spPr>
                      </pic:pic>
                    </a:graphicData>
                  </a:graphic>
                </wp:inline>
              </w:drawing>
            </w:r>
          </w:p>
          <w:p w14:paraId="00000357" w14:textId="77777777" w:rsidR="00F718CE" w:rsidRDefault="00000000">
            <w:pPr>
              <w:widowControl w:val="0"/>
              <w:rPr>
                <w:color w:val="999999"/>
              </w:rPr>
            </w:pPr>
            <w:r>
              <w:t>Imagen de referencia (o similar)</w:t>
            </w:r>
          </w:p>
          <w:p w14:paraId="00000358" w14:textId="77777777" w:rsidR="00F718CE" w:rsidRDefault="00000000">
            <w:pPr>
              <w:widowControl w:val="0"/>
            </w:pPr>
            <w:hyperlink r:id="rId113">
              <w:r>
                <w:rPr>
                  <w:color w:val="0000FF"/>
                  <w:u w:val="single"/>
                </w:rPr>
                <w:t>https://www.shutterstock.com/image-vector/cpu-phone-microchip-smd-electronic-600w-1949173120.jpg</w:t>
              </w:r>
            </w:hyperlink>
            <w:r>
              <w:t xml:space="preserve"> </w:t>
            </w:r>
          </w:p>
          <w:p w14:paraId="00000359" w14:textId="77777777" w:rsidR="00F718CE" w:rsidRDefault="00000000">
            <w:pPr>
              <w:widowControl w:val="0"/>
            </w:pPr>
            <w:r>
              <w:rPr>
                <w:b/>
              </w:rPr>
              <w:t>Imagen</w:t>
            </w:r>
            <w:r>
              <w:t xml:space="preserve"> 228116_i58</w:t>
            </w:r>
          </w:p>
        </w:tc>
        <w:tc>
          <w:tcPr>
            <w:tcW w:w="9781" w:type="dxa"/>
            <w:shd w:val="clear" w:color="auto" w:fill="auto"/>
            <w:tcMar>
              <w:top w:w="100" w:type="dxa"/>
              <w:left w:w="100" w:type="dxa"/>
              <w:bottom w:w="100" w:type="dxa"/>
              <w:right w:w="100" w:type="dxa"/>
            </w:tcMar>
          </w:tcPr>
          <w:p w14:paraId="0000035A" w14:textId="77777777" w:rsidR="00F718CE" w:rsidRPr="007B2861" w:rsidRDefault="00000000">
            <w:pPr>
              <w:widowControl w:val="0"/>
              <w:rPr>
                <w:b/>
              </w:rPr>
            </w:pPr>
            <w:r w:rsidRPr="007B2861">
              <w:rPr>
                <w:b/>
                <w:i/>
              </w:rPr>
              <w:t>Hardware</w:t>
            </w:r>
            <w:r w:rsidRPr="007B2861">
              <w:rPr>
                <w:b/>
              </w:rPr>
              <w:t xml:space="preserve"> de procesamiento</w:t>
            </w:r>
          </w:p>
          <w:p w14:paraId="0000035B" w14:textId="77777777" w:rsidR="00F718CE" w:rsidRPr="007B2861" w:rsidRDefault="00000000">
            <w:pPr>
              <w:spacing w:after="120"/>
              <w:jc w:val="both"/>
            </w:pPr>
            <w:r w:rsidRPr="007B2861">
              <w:t>Corresponde a la Unidad Central de Procesamiento, o UCP, el centro de operaciones lógicas de la computadora, donde se interpretan y ejecutan las funciones necesarias para el correcto trabajo del resto de los componentes.</w:t>
            </w:r>
          </w:p>
        </w:tc>
      </w:tr>
      <w:tr w:rsidR="00F718CE" w14:paraId="0A13E0EF" w14:textId="77777777">
        <w:tc>
          <w:tcPr>
            <w:tcW w:w="3676" w:type="dxa"/>
            <w:shd w:val="clear" w:color="auto" w:fill="auto"/>
            <w:tcMar>
              <w:top w:w="100" w:type="dxa"/>
              <w:left w:w="100" w:type="dxa"/>
              <w:bottom w:w="100" w:type="dxa"/>
              <w:right w:w="100" w:type="dxa"/>
            </w:tcMar>
          </w:tcPr>
          <w:p w14:paraId="0000035C" w14:textId="77777777" w:rsidR="00F718CE" w:rsidRDefault="00000000">
            <w:pPr>
              <w:widowControl w:val="0"/>
            </w:pPr>
            <w:r>
              <w:rPr>
                <w:noProof/>
              </w:rPr>
              <w:drawing>
                <wp:inline distT="0" distB="0" distL="0" distR="0">
                  <wp:extent cx="1517483" cy="1086598"/>
                  <wp:effectExtent l="0" t="0" r="0" b="0"/>
                  <wp:docPr id="1083" name="image69.jpg" descr="Concepto de computación en nube en estilo plano. Los especialistas de TI administran la escena de almacenamiento en la nube. Plataforma de hospedaje, banner web de procesamiento de grandes datos. Ilustración vectorial con personajes de personas en situación laboral."/>
                  <wp:cNvGraphicFramePr/>
                  <a:graphic xmlns:a="http://schemas.openxmlformats.org/drawingml/2006/main">
                    <a:graphicData uri="http://schemas.openxmlformats.org/drawingml/2006/picture">
                      <pic:pic xmlns:pic="http://schemas.openxmlformats.org/drawingml/2006/picture">
                        <pic:nvPicPr>
                          <pic:cNvPr id="0" name="image69.jpg" descr="Concepto de computación en nube en estilo plano. Los especialistas de TI administran la escena de almacenamiento en la nube. Plataforma de hospedaje, banner web de procesamiento de grandes datos. Ilustración vectorial con personajes de personas en situación laboral."/>
                          <pic:cNvPicPr preferRelativeResize="0"/>
                        </pic:nvPicPr>
                        <pic:blipFill>
                          <a:blip r:embed="rId114"/>
                          <a:srcRect/>
                          <a:stretch>
                            <a:fillRect/>
                          </a:stretch>
                        </pic:blipFill>
                        <pic:spPr>
                          <a:xfrm>
                            <a:off x="0" y="0"/>
                            <a:ext cx="1517483" cy="1086598"/>
                          </a:xfrm>
                          <a:prstGeom prst="rect">
                            <a:avLst/>
                          </a:prstGeom>
                          <a:ln/>
                        </pic:spPr>
                      </pic:pic>
                    </a:graphicData>
                  </a:graphic>
                </wp:inline>
              </w:drawing>
            </w:r>
          </w:p>
          <w:p w14:paraId="0000035D" w14:textId="77777777" w:rsidR="00F718CE" w:rsidRDefault="00000000">
            <w:pPr>
              <w:widowControl w:val="0"/>
              <w:rPr>
                <w:color w:val="999999"/>
              </w:rPr>
            </w:pPr>
            <w:r>
              <w:lastRenderedPageBreak/>
              <w:t>Imagen de referencia (o similar)</w:t>
            </w:r>
          </w:p>
          <w:p w14:paraId="0000035E" w14:textId="77777777" w:rsidR="00F718CE" w:rsidRDefault="00000000">
            <w:pPr>
              <w:widowControl w:val="0"/>
            </w:pPr>
            <w:hyperlink r:id="rId115">
              <w:r>
                <w:rPr>
                  <w:color w:val="0000FF"/>
                  <w:u w:val="single"/>
                </w:rPr>
                <w:t>https://www.shutterstock.com/image-vector/cloud-computing-concept-flat-style-600w-1797554029.jpg</w:t>
              </w:r>
            </w:hyperlink>
          </w:p>
          <w:p w14:paraId="0000035F" w14:textId="77777777" w:rsidR="00F718CE" w:rsidRDefault="00000000">
            <w:pPr>
              <w:widowControl w:val="0"/>
            </w:pPr>
            <w:r>
              <w:rPr>
                <w:b/>
              </w:rPr>
              <w:t>Imagen</w:t>
            </w:r>
            <w:r>
              <w:t xml:space="preserve"> 228116_i59</w:t>
            </w:r>
          </w:p>
        </w:tc>
        <w:tc>
          <w:tcPr>
            <w:tcW w:w="9781" w:type="dxa"/>
            <w:shd w:val="clear" w:color="auto" w:fill="auto"/>
            <w:tcMar>
              <w:top w:w="100" w:type="dxa"/>
              <w:left w:w="100" w:type="dxa"/>
              <w:bottom w:w="100" w:type="dxa"/>
              <w:right w:w="100" w:type="dxa"/>
            </w:tcMar>
          </w:tcPr>
          <w:p w14:paraId="00000360" w14:textId="77777777" w:rsidR="00F718CE" w:rsidRDefault="00000000">
            <w:pPr>
              <w:pBdr>
                <w:top w:val="nil"/>
                <w:left w:val="nil"/>
                <w:bottom w:val="nil"/>
                <w:right w:val="nil"/>
                <w:between w:val="nil"/>
              </w:pBdr>
              <w:rPr>
                <w:b/>
                <w:color w:val="000000"/>
              </w:rPr>
            </w:pPr>
            <w:r>
              <w:rPr>
                <w:b/>
                <w:i/>
                <w:color w:val="000000"/>
              </w:rPr>
              <w:lastRenderedPageBreak/>
              <w:t>Hardware</w:t>
            </w:r>
            <w:r>
              <w:rPr>
                <w:b/>
                <w:color w:val="000000"/>
              </w:rPr>
              <w:t xml:space="preserve"> de almacenamiento</w:t>
            </w:r>
          </w:p>
          <w:p w14:paraId="00000361" w14:textId="77777777" w:rsidR="00F718CE" w:rsidRDefault="00000000">
            <w:pPr>
              <w:pBdr>
                <w:top w:val="nil"/>
                <w:left w:val="nil"/>
                <w:bottom w:val="nil"/>
                <w:right w:val="nil"/>
                <w:between w:val="nil"/>
              </w:pBdr>
              <w:jc w:val="both"/>
            </w:pPr>
            <w:r>
              <w:rPr>
                <w:color w:val="000000"/>
              </w:rPr>
              <w:t>Como su nombre indica, se refiere a todos los componentes cuya función es proteger la información para que el usuario pueda acceder a ella en cualquier momento. El dispositivo principal en este caso es la memoria RAM (memoria de acceso aleatorio), pero también consta de almacenamiento secundario, como discos duros, SSD o almacenamiento USB.</w:t>
            </w:r>
          </w:p>
        </w:tc>
      </w:tr>
      <w:tr w:rsidR="00F718CE" w14:paraId="37A8D491" w14:textId="77777777">
        <w:tc>
          <w:tcPr>
            <w:tcW w:w="3676" w:type="dxa"/>
            <w:shd w:val="clear" w:color="auto" w:fill="auto"/>
            <w:tcMar>
              <w:top w:w="100" w:type="dxa"/>
              <w:left w:w="100" w:type="dxa"/>
              <w:bottom w:w="100" w:type="dxa"/>
              <w:right w:w="100" w:type="dxa"/>
            </w:tcMar>
          </w:tcPr>
          <w:p w14:paraId="00000362" w14:textId="77777777" w:rsidR="00F718CE" w:rsidRDefault="00000000">
            <w:pPr>
              <w:widowControl w:val="0"/>
              <w:rPr>
                <w:b/>
              </w:rPr>
            </w:pPr>
            <w:r>
              <w:rPr>
                <w:noProof/>
              </w:rPr>
              <w:drawing>
                <wp:inline distT="0" distB="0" distL="0" distR="0">
                  <wp:extent cx="2207260" cy="1117600"/>
                  <wp:effectExtent l="0" t="0" r="0" b="0"/>
                  <wp:docPr id="1084" name="image51.jpg" descr="Concepto de página de inicio de minería de GPU. Minería criptográfica o moderno dispositivo de juego para PC. Tarjeta gráfica de tecnología (tarjeta de vídeo), GPU, procesador de gráficos."/>
                  <wp:cNvGraphicFramePr/>
                  <a:graphic xmlns:a="http://schemas.openxmlformats.org/drawingml/2006/main">
                    <a:graphicData uri="http://schemas.openxmlformats.org/drawingml/2006/picture">
                      <pic:pic xmlns:pic="http://schemas.openxmlformats.org/drawingml/2006/picture">
                        <pic:nvPicPr>
                          <pic:cNvPr id="0" name="image51.jpg" descr="Concepto de página de inicio de minería de GPU. Minería criptográfica o moderno dispositivo de juego para PC. Tarjeta gráfica de tecnología (tarjeta de vídeo), GPU, procesador de gráficos."/>
                          <pic:cNvPicPr preferRelativeResize="0"/>
                        </pic:nvPicPr>
                        <pic:blipFill>
                          <a:blip r:embed="rId116"/>
                          <a:srcRect/>
                          <a:stretch>
                            <a:fillRect/>
                          </a:stretch>
                        </pic:blipFill>
                        <pic:spPr>
                          <a:xfrm>
                            <a:off x="0" y="0"/>
                            <a:ext cx="2207260" cy="1117600"/>
                          </a:xfrm>
                          <a:prstGeom prst="rect">
                            <a:avLst/>
                          </a:prstGeom>
                          <a:ln/>
                        </pic:spPr>
                      </pic:pic>
                    </a:graphicData>
                  </a:graphic>
                </wp:inline>
              </w:drawing>
            </w:r>
          </w:p>
          <w:p w14:paraId="00000363" w14:textId="77777777" w:rsidR="00F718CE" w:rsidRDefault="00000000">
            <w:pPr>
              <w:widowControl w:val="0"/>
              <w:rPr>
                <w:color w:val="999999"/>
              </w:rPr>
            </w:pPr>
            <w:r>
              <w:t>Imagen de referencia (o similar)</w:t>
            </w:r>
          </w:p>
          <w:p w14:paraId="00000364" w14:textId="77777777" w:rsidR="00F718CE" w:rsidRDefault="00000000">
            <w:pPr>
              <w:widowControl w:val="0"/>
            </w:pPr>
            <w:hyperlink r:id="rId117">
              <w:r>
                <w:rPr>
                  <w:color w:val="0000FF"/>
                  <w:u w:val="single"/>
                </w:rPr>
                <w:t>https://www.shutterstock.com/image-vector/gpu-mining-landing-page-concept-600w-1667668066.jpg</w:t>
              </w:r>
            </w:hyperlink>
          </w:p>
          <w:p w14:paraId="00000365" w14:textId="77777777" w:rsidR="00F718CE" w:rsidRDefault="00000000">
            <w:pPr>
              <w:widowControl w:val="0"/>
              <w:rPr>
                <w:b/>
              </w:rPr>
            </w:pPr>
            <w:r>
              <w:rPr>
                <w:b/>
              </w:rPr>
              <w:t>Imagen</w:t>
            </w:r>
            <w:r>
              <w:t xml:space="preserve"> 228116_i60</w:t>
            </w:r>
          </w:p>
        </w:tc>
        <w:tc>
          <w:tcPr>
            <w:tcW w:w="9781" w:type="dxa"/>
            <w:shd w:val="clear" w:color="auto" w:fill="auto"/>
            <w:tcMar>
              <w:top w:w="100" w:type="dxa"/>
              <w:left w:w="100" w:type="dxa"/>
              <w:bottom w:w="100" w:type="dxa"/>
              <w:right w:w="100" w:type="dxa"/>
            </w:tcMar>
          </w:tcPr>
          <w:p w14:paraId="00000366" w14:textId="77777777" w:rsidR="00F718CE" w:rsidRPr="007B2861" w:rsidRDefault="00000000">
            <w:pPr>
              <w:pBdr>
                <w:top w:val="nil"/>
                <w:left w:val="nil"/>
                <w:bottom w:val="nil"/>
                <w:right w:val="nil"/>
                <w:between w:val="nil"/>
              </w:pBdr>
              <w:jc w:val="both"/>
              <w:rPr>
                <w:b/>
              </w:rPr>
            </w:pPr>
            <w:r w:rsidRPr="007B2861">
              <w:rPr>
                <w:b/>
                <w:i/>
              </w:rPr>
              <w:t>Hardware</w:t>
            </w:r>
            <w:r w:rsidRPr="007B2861">
              <w:rPr>
                <w:b/>
              </w:rPr>
              <w:t xml:space="preserve"> gráfico</w:t>
            </w:r>
          </w:p>
          <w:p w14:paraId="00000367" w14:textId="77777777" w:rsidR="00F718CE" w:rsidRPr="007B2861" w:rsidRDefault="00000000">
            <w:pPr>
              <w:pBdr>
                <w:top w:val="nil"/>
                <w:left w:val="nil"/>
                <w:bottom w:val="nil"/>
                <w:right w:val="nil"/>
                <w:between w:val="nil"/>
              </w:pBdr>
              <w:jc w:val="both"/>
              <w:rPr>
                <w:b/>
              </w:rPr>
            </w:pPr>
            <w:r w:rsidRPr="007B2861">
              <w:t>Se compone principalmente de tarjetas gráficas que cuentan con su propia memoria y CPU y se encargan de interpretar y ejecutar señales para crear una imagen. El hecho de que esta función no recaiga en la CPU está relacionado con la eficiencia, pues el sistema trabaja de manera óptima al reducir la memoria principal de estas funciones.</w:t>
            </w:r>
          </w:p>
        </w:tc>
      </w:tr>
      <w:tr w:rsidR="00F718CE" w14:paraId="62EF8ACD" w14:textId="77777777">
        <w:tc>
          <w:tcPr>
            <w:tcW w:w="3676" w:type="dxa"/>
            <w:shd w:val="clear" w:color="auto" w:fill="auto"/>
            <w:tcMar>
              <w:top w:w="100" w:type="dxa"/>
              <w:left w:w="100" w:type="dxa"/>
              <w:bottom w:w="100" w:type="dxa"/>
              <w:right w:w="100" w:type="dxa"/>
            </w:tcMar>
          </w:tcPr>
          <w:p w14:paraId="00000368" w14:textId="77777777" w:rsidR="00F718CE" w:rsidRDefault="00000000">
            <w:pPr>
              <w:widowControl w:val="0"/>
              <w:rPr>
                <w:b/>
              </w:rPr>
            </w:pPr>
            <w:r>
              <w:rPr>
                <w:noProof/>
              </w:rPr>
              <w:drawing>
                <wp:inline distT="0" distB="0" distL="0" distR="0">
                  <wp:extent cx="1733624" cy="1319170"/>
                  <wp:effectExtent l="0" t="0" r="0" b="0"/>
                  <wp:docPr id="1085" name="image76.jpg" descr="Un conjunto de dispositivos digitales simples y deformados"/>
                  <wp:cNvGraphicFramePr/>
                  <a:graphic xmlns:a="http://schemas.openxmlformats.org/drawingml/2006/main">
                    <a:graphicData uri="http://schemas.openxmlformats.org/drawingml/2006/picture">
                      <pic:pic xmlns:pic="http://schemas.openxmlformats.org/drawingml/2006/picture">
                        <pic:nvPicPr>
                          <pic:cNvPr id="0" name="image76.jpg" descr="Un conjunto de dispositivos digitales simples y deformados"/>
                          <pic:cNvPicPr preferRelativeResize="0"/>
                        </pic:nvPicPr>
                        <pic:blipFill>
                          <a:blip r:embed="rId118"/>
                          <a:srcRect/>
                          <a:stretch>
                            <a:fillRect/>
                          </a:stretch>
                        </pic:blipFill>
                        <pic:spPr>
                          <a:xfrm>
                            <a:off x="0" y="0"/>
                            <a:ext cx="1733624" cy="1319170"/>
                          </a:xfrm>
                          <a:prstGeom prst="rect">
                            <a:avLst/>
                          </a:prstGeom>
                          <a:ln/>
                        </pic:spPr>
                      </pic:pic>
                    </a:graphicData>
                  </a:graphic>
                </wp:inline>
              </w:drawing>
            </w:r>
          </w:p>
          <w:p w14:paraId="00000369" w14:textId="77777777" w:rsidR="00F718CE" w:rsidRDefault="00000000">
            <w:pPr>
              <w:widowControl w:val="0"/>
              <w:rPr>
                <w:color w:val="999999"/>
              </w:rPr>
            </w:pPr>
            <w:r>
              <w:t>Imagen de referencia (o similar)</w:t>
            </w:r>
          </w:p>
          <w:p w14:paraId="0000036A" w14:textId="77777777" w:rsidR="00F718CE" w:rsidRDefault="00000000">
            <w:pPr>
              <w:widowControl w:val="0"/>
            </w:pPr>
            <w:hyperlink r:id="rId119">
              <w:r>
                <w:rPr>
                  <w:color w:val="0000FF"/>
                  <w:u w:val="single"/>
                </w:rPr>
                <w:t>https://www.shutterstock.com/image-vector/set-simple-deformed-digital-devices-600w-</w:t>
              </w:r>
              <w:r>
                <w:rPr>
                  <w:color w:val="0000FF"/>
                  <w:u w:val="single"/>
                </w:rPr>
                <w:lastRenderedPageBreak/>
                <w:t>1992907910.jpg</w:t>
              </w:r>
            </w:hyperlink>
          </w:p>
          <w:p w14:paraId="0000036B" w14:textId="77777777" w:rsidR="00F718CE" w:rsidRDefault="00000000">
            <w:pPr>
              <w:widowControl w:val="0"/>
              <w:rPr>
                <w:b/>
              </w:rPr>
            </w:pPr>
            <w:r>
              <w:rPr>
                <w:b/>
              </w:rPr>
              <w:t>Imagen</w:t>
            </w:r>
            <w:r>
              <w:t xml:space="preserve"> 228116_i61</w:t>
            </w:r>
          </w:p>
        </w:tc>
        <w:tc>
          <w:tcPr>
            <w:tcW w:w="9781" w:type="dxa"/>
            <w:shd w:val="clear" w:color="auto" w:fill="auto"/>
            <w:tcMar>
              <w:top w:w="100" w:type="dxa"/>
              <w:left w:w="100" w:type="dxa"/>
              <w:bottom w:w="100" w:type="dxa"/>
              <w:right w:w="100" w:type="dxa"/>
            </w:tcMar>
          </w:tcPr>
          <w:p w14:paraId="0000036C" w14:textId="77777777" w:rsidR="00F718CE" w:rsidRPr="007B2861" w:rsidRDefault="00000000">
            <w:pPr>
              <w:pBdr>
                <w:top w:val="nil"/>
                <w:left w:val="nil"/>
                <w:bottom w:val="nil"/>
                <w:right w:val="nil"/>
                <w:between w:val="nil"/>
              </w:pBdr>
              <w:jc w:val="both"/>
              <w:rPr>
                <w:b/>
              </w:rPr>
            </w:pPr>
            <w:r w:rsidRPr="007B2861">
              <w:rPr>
                <w:b/>
              </w:rPr>
              <w:lastRenderedPageBreak/>
              <w:t>Dispositivos periféricos</w:t>
            </w:r>
          </w:p>
          <w:p w14:paraId="0000036D" w14:textId="77777777" w:rsidR="00F718CE" w:rsidRPr="007B2861" w:rsidRDefault="00000000">
            <w:pPr>
              <w:pBdr>
                <w:top w:val="nil"/>
                <w:left w:val="nil"/>
                <w:bottom w:val="nil"/>
                <w:right w:val="nil"/>
                <w:between w:val="nil"/>
              </w:pBdr>
              <w:jc w:val="both"/>
              <w:rPr>
                <w:b/>
              </w:rPr>
            </w:pPr>
            <w:r w:rsidRPr="007B2861">
              <w:t xml:space="preserve">Son aquellos dispositivos que se encuentran afuera de una computadora y permiten la comunicación entre una persona y el ordenador. Estos elementos garantizan la entrada o salida de información desde la misma computadora. Se llaman periféricos porque se sientan alrededor de la computadora y actúan como memoria secundaria a la memoria principal. Las unidades de un grupo de </w:t>
            </w:r>
            <w:r w:rsidRPr="007B2861">
              <w:rPr>
                <w:i/>
              </w:rPr>
              <w:t>hardware</w:t>
            </w:r>
            <w:r w:rsidRPr="007B2861">
              <w:t xml:space="preserve"> o componentes físicos componen un sistema informático y funcionan gracias a un </w:t>
            </w:r>
            <w:r w:rsidRPr="007B2861">
              <w:rPr>
                <w:i/>
              </w:rPr>
              <w:t xml:space="preserve">software </w:t>
            </w:r>
            <w:r w:rsidRPr="007B2861">
              <w:t>que permite que la computadora realice ciertas tareas.</w:t>
            </w:r>
          </w:p>
        </w:tc>
      </w:tr>
      <w:tr w:rsidR="00F718CE" w14:paraId="1AACC94B" w14:textId="77777777">
        <w:tc>
          <w:tcPr>
            <w:tcW w:w="3676" w:type="dxa"/>
            <w:shd w:val="clear" w:color="auto" w:fill="auto"/>
            <w:tcMar>
              <w:top w:w="100" w:type="dxa"/>
              <w:left w:w="100" w:type="dxa"/>
              <w:bottom w:w="100" w:type="dxa"/>
              <w:right w:w="100" w:type="dxa"/>
            </w:tcMar>
          </w:tcPr>
          <w:p w14:paraId="0000036E" w14:textId="77777777" w:rsidR="00F718CE" w:rsidRDefault="00000000">
            <w:pPr>
              <w:widowControl w:val="0"/>
              <w:rPr>
                <w:b/>
              </w:rPr>
            </w:pPr>
            <w:r>
              <w:rPr>
                <w:noProof/>
              </w:rPr>
              <w:drawing>
                <wp:inline distT="0" distB="0" distL="0" distR="0">
                  <wp:extent cx="2207260" cy="1290320"/>
                  <wp:effectExtent l="0" t="0" r="0" b="0"/>
                  <wp:docPr id="1086" name="image71.jpg" descr="Aterrizaje QA. Garantía de calidad de pruebas de software. Personas arreglando errores en el dispositivo de hardware. Diseño de página web de vectores. Ilustración del equipo qa, software de garantía de calidad"/>
                  <wp:cNvGraphicFramePr/>
                  <a:graphic xmlns:a="http://schemas.openxmlformats.org/drawingml/2006/main">
                    <a:graphicData uri="http://schemas.openxmlformats.org/drawingml/2006/picture">
                      <pic:pic xmlns:pic="http://schemas.openxmlformats.org/drawingml/2006/picture">
                        <pic:nvPicPr>
                          <pic:cNvPr id="0" name="image71.jpg" descr="Aterrizaje QA. Garantía de calidad de pruebas de software. Personas arreglando errores en el dispositivo de hardware. Diseño de página web de vectores. Ilustración del equipo qa, software de garantía de calidad"/>
                          <pic:cNvPicPr preferRelativeResize="0"/>
                        </pic:nvPicPr>
                        <pic:blipFill>
                          <a:blip r:embed="rId120"/>
                          <a:srcRect/>
                          <a:stretch>
                            <a:fillRect/>
                          </a:stretch>
                        </pic:blipFill>
                        <pic:spPr>
                          <a:xfrm>
                            <a:off x="0" y="0"/>
                            <a:ext cx="2207260" cy="1290320"/>
                          </a:xfrm>
                          <a:prstGeom prst="rect">
                            <a:avLst/>
                          </a:prstGeom>
                          <a:ln/>
                        </pic:spPr>
                      </pic:pic>
                    </a:graphicData>
                  </a:graphic>
                </wp:inline>
              </w:drawing>
            </w:r>
          </w:p>
          <w:p w14:paraId="0000036F" w14:textId="77777777" w:rsidR="00F718CE" w:rsidRDefault="00000000">
            <w:pPr>
              <w:widowControl w:val="0"/>
              <w:rPr>
                <w:color w:val="999999"/>
              </w:rPr>
            </w:pPr>
            <w:r>
              <w:t>Imagen de referencia (o similar)</w:t>
            </w:r>
          </w:p>
          <w:p w14:paraId="00000370" w14:textId="77777777" w:rsidR="00F718CE" w:rsidRDefault="00000000">
            <w:pPr>
              <w:widowControl w:val="0"/>
            </w:pPr>
            <w:hyperlink r:id="rId121">
              <w:r>
                <w:rPr>
                  <w:color w:val="0000FF"/>
                  <w:u w:val="single"/>
                </w:rPr>
                <w:t>https://www.shutterstock.com/image-vector/qa-landing-software-testing-quality-600w-1470496328.jpg</w:t>
              </w:r>
            </w:hyperlink>
          </w:p>
          <w:p w14:paraId="00000371" w14:textId="77777777" w:rsidR="00F718CE" w:rsidRDefault="00000000">
            <w:pPr>
              <w:widowControl w:val="0"/>
              <w:rPr>
                <w:b/>
              </w:rPr>
            </w:pPr>
            <w:r>
              <w:rPr>
                <w:b/>
              </w:rPr>
              <w:t>Imagen</w:t>
            </w:r>
            <w:r>
              <w:t xml:space="preserve"> 228116_i62</w:t>
            </w:r>
          </w:p>
        </w:tc>
        <w:tc>
          <w:tcPr>
            <w:tcW w:w="9781" w:type="dxa"/>
            <w:shd w:val="clear" w:color="auto" w:fill="auto"/>
            <w:tcMar>
              <w:top w:w="100" w:type="dxa"/>
              <w:left w:w="100" w:type="dxa"/>
              <w:bottom w:w="100" w:type="dxa"/>
              <w:right w:w="100" w:type="dxa"/>
            </w:tcMar>
          </w:tcPr>
          <w:p w14:paraId="00000372" w14:textId="77777777" w:rsidR="00F718CE" w:rsidRDefault="00000000">
            <w:pPr>
              <w:pBdr>
                <w:top w:val="nil"/>
                <w:left w:val="nil"/>
                <w:bottom w:val="nil"/>
                <w:right w:val="nil"/>
                <w:between w:val="nil"/>
              </w:pBdr>
              <w:jc w:val="both"/>
              <w:rPr>
                <w:b/>
                <w:color w:val="000000"/>
              </w:rPr>
            </w:pPr>
            <w:r>
              <w:rPr>
                <w:b/>
                <w:i/>
                <w:color w:val="000000"/>
              </w:rPr>
              <w:t>Hardware</w:t>
            </w:r>
            <w:r>
              <w:rPr>
                <w:b/>
                <w:color w:val="000000"/>
              </w:rPr>
              <w:t xml:space="preserve"> y </w:t>
            </w:r>
            <w:r>
              <w:rPr>
                <w:b/>
                <w:i/>
                <w:color w:val="000000"/>
              </w:rPr>
              <w:t>software</w:t>
            </w:r>
          </w:p>
          <w:p w14:paraId="00000373" w14:textId="77777777" w:rsidR="00F718CE" w:rsidRDefault="00000000">
            <w:pPr>
              <w:pBdr>
                <w:top w:val="nil"/>
                <w:left w:val="nil"/>
                <w:bottom w:val="nil"/>
                <w:right w:val="nil"/>
                <w:between w:val="nil"/>
              </w:pBdr>
              <w:jc w:val="both"/>
              <w:rPr>
                <w:b/>
                <w:color w:val="000000"/>
              </w:rPr>
            </w:pPr>
            <w:r>
              <w:rPr>
                <w:color w:val="000000"/>
              </w:rPr>
              <w:t xml:space="preserve">Para el funcionamiento normal del </w:t>
            </w:r>
            <w:r>
              <w:rPr>
                <w:i/>
                <w:color w:val="000000"/>
              </w:rPr>
              <w:t>hardware</w:t>
            </w:r>
            <w:r>
              <w:rPr>
                <w:color w:val="000000"/>
              </w:rPr>
              <w:t xml:space="preserve"> también se necesita el </w:t>
            </w:r>
            <w:r>
              <w:rPr>
                <w:i/>
                <w:color w:val="000000"/>
              </w:rPr>
              <w:t>software</w:t>
            </w:r>
            <w:r>
              <w:rPr>
                <w:color w:val="000000"/>
              </w:rPr>
              <w:t xml:space="preserve">, que es la parte lógica de la informática y no es tangible. Allí se codifica cualquier instrucción o tarea realizada por un sistema electrónico. El </w:t>
            </w:r>
            <w:r>
              <w:rPr>
                <w:i/>
                <w:color w:val="000000"/>
              </w:rPr>
              <w:t>software</w:t>
            </w:r>
            <w:r>
              <w:rPr>
                <w:color w:val="000000"/>
              </w:rPr>
              <w:t xml:space="preserve"> incluye todo, desde un sistema operativo hasta aplicaciones de escritorio que le permiten realizar tareas específicas, como editores de texto o imágenes.</w:t>
            </w:r>
          </w:p>
        </w:tc>
      </w:tr>
    </w:tbl>
    <w:p w14:paraId="00000374" w14:textId="77777777" w:rsidR="00F718CE" w:rsidRDefault="00F718CE"/>
    <w:p w14:paraId="00000375" w14:textId="77777777" w:rsidR="00F718CE" w:rsidRDefault="00000000">
      <w:pPr>
        <w:rPr>
          <w:b/>
        </w:rPr>
      </w:pPr>
      <w:r>
        <w:rPr>
          <w:b/>
        </w:rPr>
        <w:t>Dispositivos periféricos</w:t>
      </w:r>
    </w:p>
    <w:p w14:paraId="00000376" w14:textId="77777777" w:rsidR="00F718CE" w:rsidRDefault="00F718CE">
      <w:pPr>
        <w:rPr>
          <w:b/>
        </w:rPr>
      </w:pPr>
    </w:p>
    <w:tbl>
      <w:tblPr>
        <w:tblStyle w:val="affffffff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977"/>
        <w:gridCol w:w="3460"/>
      </w:tblGrid>
      <w:tr w:rsidR="00F718CE" w14:paraId="71B30E85" w14:textId="77777777">
        <w:trPr>
          <w:trHeight w:val="420"/>
        </w:trPr>
        <w:tc>
          <w:tcPr>
            <w:tcW w:w="1975" w:type="dxa"/>
            <w:shd w:val="clear" w:color="auto" w:fill="C9DAF8"/>
            <w:tcMar>
              <w:top w:w="100" w:type="dxa"/>
              <w:left w:w="100" w:type="dxa"/>
              <w:bottom w:w="100" w:type="dxa"/>
              <w:right w:w="100" w:type="dxa"/>
            </w:tcMar>
          </w:tcPr>
          <w:p w14:paraId="00000377" w14:textId="77777777" w:rsidR="00F718CE" w:rsidRDefault="00000000">
            <w:pPr>
              <w:widowControl w:val="0"/>
              <w:ind w:right="-804"/>
              <w:rPr>
                <w:b/>
              </w:rPr>
            </w:pPr>
            <w:r>
              <w:rPr>
                <w:b/>
              </w:rPr>
              <w:t xml:space="preserve">Tipo de </w:t>
            </w:r>
          </w:p>
          <w:p w14:paraId="00000378" w14:textId="77777777" w:rsidR="00F718CE" w:rsidRDefault="00000000">
            <w:pPr>
              <w:widowControl w:val="0"/>
              <w:ind w:right="-804"/>
              <w:rPr>
                <w:b/>
              </w:rPr>
            </w:pPr>
            <w:r>
              <w:rPr>
                <w:b/>
              </w:rPr>
              <w:t>recurso</w:t>
            </w:r>
          </w:p>
        </w:tc>
        <w:tc>
          <w:tcPr>
            <w:tcW w:w="11437" w:type="dxa"/>
            <w:gridSpan w:val="2"/>
            <w:shd w:val="clear" w:color="auto" w:fill="C9DAF8"/>
            <w:tcMar>
              <w:top w:w="100" w:type="dxa"/>
              <w:left w:w="100" w:type="dxa"/>
              <w:bottom w:w="100" w:type="dxa"/>
              <w:right w:w="100" w:type="dxa"/>
            </w:tcMar>
          </w:tcPr>
          <w:p w14:paraId="00000379" w14:textId="77777777" w:rsidR="00F718CE" w:rsidRDefault="00000000">
            <w:pPr>
              <w:keepNext/>
              <w:keepLines/>
              <w:widowControl w:val="0"/>
              <w:pBdr>
                <w:top w:val="nil"/>
                <w:left w:val="nil"/>
                <w:bottom w:val="nil"/>
                <w:right w:val="nil"/>
                <w:between w:val="nil"/>
              </w:pBdr>
              <w:spacing w:after="60" w:line="276" w:lineRule="auto"/>
              <w:jc w:val="center"/>
              <w:rPr>
                <w:color w:val="000000"/>
              </w:rPr>
            </w:pPr>
            <w:r>
              <w:rPr>
                <w:color w:val="000000"/>
              </w:rPr>
              <w:t>Pestañas o tabs horizontales</w:t>
            </w:r>
          </w:p>
        </w:tc>
      </w:tr>
      <w:tr w:rsidR="00F718CE" w14:paraId="7D410112" w14:textId="77777777">
        <w:trPr>
          <w:trHeight w:val="420"/>
        </w:trPr>
        <w:tc>
          <w:tcPr>
            <w:tcW w:w="1975" w:type="dxa"/>
            <w:shd w:val="clear" w:color="auto" w:fill="auto"/>
            <w:tcMar>
              <w:top w:w="100" w:type="dxa"/>
              <w:left w:w="100" w:type="dxa"/>
              <w:bottom w:w="100" w:type="dxa"/>
              <w:right w:w="100" w:type="dxa"/>
            </w:tcMar>
          </w:tcPr>
          <w:p w14:paraId="0000037B" w14:textId="77777777" w:rsidR="00F718CE" w:rsidRDefault="00000000">
            <w:pPr>
              <w:widowControl w:val="0"/>
              <w:ind w:right="-804"/>
              <w:rPr>
                <w:b/>
              </w:rPr>
            </w:pPr>
            <w:r>
              <w:rPr>
                <w:b/>
              </w:rPr>
              <w:t>Introducción</w:t>
            </w:r>
          </w:p>
        </w:tc>
        <w:tc>
          <w:tcPr>
            <w:tcW w:w="11437" w:type="dxa"/>
            <w:gridSpan w:val="2"/>
            <w:shd w:val="clear" w:color="auto" w:fill="auto"/>
            <w:tcMar>
              <w:top w:w="100" w:type="dxa"/>
              <w:left w:w="100" w:type="dxa"/>
              <w:bottom w:w="100" w:type="dxa"/>
              <w:right w:w="100" w:type="dxa"/>
            </w:tcMar>
          </w:tcPr>
          <w:p w14:paraId="0000037C" w14:textId="77777777" w:rsidR="00F718CE" w:rsidRDefault="00000000">
            <w:pPr>
              <w:widowControl w:val="0"/>
            </w:pPr>
            <w:r>
              <w:t>A continuación, se presenta información sobre los dispositivos periféricos:</w:t>
            </w:r>
          </w:p>
        </w:tc>
      </w:tr>
      <w:tr w:rsidR="00F718CE" w14:paraId="41D2FA03" w14:textId="77777777">
        <w:trPr>
          <w:trHeight w:val="420"/>
        </w:trPr>
        <w:tc>
          <w:tcPr>
            <w:tcW w:w="1975" w:type="dxa"/>
            <w:shd w:val="clear" w:color="auto" w:fill="auto"/>
            <w:tcMar>
              <w:top w:w="100" w:type="dxa"/>
              <w:left w:w="100" w:type="dxa"/>
              <w:bottom w:w="100" w:type="dxa"/>
              <w:right w:w="100" w:type="dxa"/>
            </w:tcMar>
          </w:tcPr>
          <w:p w14:paraId="0000037E" w14:textId="77777777" w:rsidR="00F718CE" w:rsidRDefault="00000000">
            <w:pPr>
              <w:widowControl w:val="0"/>
              <w:ind w:right="-804"/>
              <w:rPr>
                <w:b/>
              </w:rPr>
            </w:pPr>
            <w:r>
              <w:rPr>
                <w:b/>
              </w:rPr>
              <w:lastRenderedPageBreak/>
              <w:t>Periféricos de</w:t>
            </w:r>
          </w:p>
          <w:p w14:paraId="0000037F" w14:textId="77777777" w:rsidR="00F718CE" w:rsidRDefault="00000000">
            <w:pPr>
              <w:widowControl w:val="0"/>
              <w:ind w:right="-804"/>
              <w:rPr>
                <w:b/>
              </w:rPr>
            </w:pPr>
            <w:r>
              <w:rPr>
                <w:b/>
              </w:rPr>
              <w:t>entrada</w:t>
            </w:r>
          </w:p>
        </w:tc>
        <w:tc>
          <w:tcPr>
            <w:tcW w:w="7977" w:type="dxa"/>
            <w:shd w:val="clear" w:color="auto" w:fill="auto"/>
            <w:tcMar>
              <w:top w:w="100" w:type="dxa"/>
              <w:left w:w="100" w:type="dxa"/>
              <w:bottom w:w="100" w:type="dxa"/>
              <w:right w:w="100" w:type="dxa"/>
            </w:tcMar>
          </w:tcPr>
          <w:p w14:paraId="00000380" w14:textId="77777777" w:rsidR="00F718CE" w:rsidRDefault="00000000">
            <w:pPr>
              <w:widowControl w:val="0"/>
              <w:jc w:val="both"/>
            </w:pPr>
            <w:r>
              <w:t xml:space="preserve">Un dispositivo de entrada es cualquier </w:t>
            </w:r>
            <w:r>
              <w:rPr>
                <w:i/>
              </w:rPr>
              <w:t>hardware</w:t>
            </w:r>
            <w:r>
              <w:t xml:space="preserve"> que envía datos (texto, números, sonido, gráficos, video, movimiento, temperatura, tacto, etc.) a una computadora. Son necesarios para interactuar con ellas y controlarlas. Estos datos, ingresados por otros usuarios o dispositivos, son capturados, digitalizados y enviados a una computadora para su procesamiento.</w:t>
            </w:r>
          </w:p>
          <w:p w14:paraId="00000381" w14:textId="77777777" w:rsidR="00F718CE" w:rsidRDefault="00000000">
            <w:pPr>
              <w:widowControl w:val="0"/>
              <w:jc w:val="both"/>
            </w:pPr>
            <w:r>
              <w:t>Los periféricos más conocidos y habituales son:</w:t>
            </w:r>
          </w:p>
          <w:p w14:paraId="00000382" w14:textId="77777777" w:rsidR="00F718CE" w:rsidRDefault="00000000">
            <w:pPr>
              <w:widowControl w:val="0"/>
              <w:ind w:left="321" w:hanging="321"/>
              <w:jc w:val="both"/>
            </w:pPr>
            <w:r>
              <w:t>●</w:t>
            </w:r>
            <w:r>
              <w:tab/>
              <w:t>Teclado: la información se ingresa a través de sus teclas.</w:t>
            </w:r>
          </w:p>
          <w:p w14:paraId="00000383" w14:textId="77777777" w:rsidR="00F718CE" w:rsidRDefault="00000000">
            <w:pPr>
              <w:widowControl w:val="0"/>
              <w:ind w:left="321" w:hanging="321"/>
              <w:jc w:val="both"/>
            </w:pPr>
            <w:r>
              <w:t>●</w:t>
            </w:r>
            <w:r>
              <w:tab/>
              <w:t xml:space="preserve">Ratón: permite enviar información haciendo clic en sus botones y mediante su movimiento. </w:t>
            </w:r>
          </w:p>
          <w:p w14:paraId="00000384" w14:textId="77777777" w:rsidR="00F718CE" w:rsidRDefault="00000000">
            <w:pPr>
              <w:widowControl w:val="0"/>
              <w:ind w:left="321" w:hanging="321"/>
              <w:jc w:val="both"/>
            </w:pPr>
            <w:r>
              <w:t>●</w:t>
            </w:r>
            <w:r>
              <w:tab/>
              <w:t>Micrófono: se utiliza para introducir sonido en la computadora.</w:t>
            </w:r>
          </w:p>
          <w:p w14:paraId="00000385" w14:textId="77777777" w:rsidR="00F718CE" w:rsidRDefault="00000000">
            <w:pPr>
              <w:widowControl w:val="0"/>
              <w:ind w:left="321" w:hanging="321"/>
              <w:jc w:val="both"/>
            </w:pPr>
            <w:r>
              <w:t>●</w:t>
            </w:r>
            <w:r>
              <w:tab/>
              <w:t xml:space="preserve">Escáner: convierte páginas escaneadas o imágenes de materiales impresos, como periódicos, revistas y carteles, en datos digitales para que los utilicen ciertos programas. </w:t>
            </w:r>
          </w:p>
          <w:p w14:paraId="00000386" w14:textId="77777777" w:rsidR="00F718CE" w:rsidRDefault="00000000">
            <w:pPr>
              <w:widowControl w:val="0"/>
              <w:ind w:left="321" w:hanging="321"/>
              <w:jc w:val="both"/>
            </w:pPr>
            <w:r>
              <w:t>●</w:t>
            </w:r>
            <w:r>
              <w:tab/>
              <w:t>Escáner de código de barras o QR: es una forma de ayudar a organizar y mostrar la información del producto.</w:t>
            </w:r>
          </w:p>
          <w:p w14:paraId="00000387" w14:textId="77777777" w:rsidR="00F718CE" w:rsidRDefault="00000000">
            <w:pPr>
              <w:widowControl w:val="0"/>
              <w:ind w:left="321" w:hanging="321"/>
              <w:jc w:val="both"/>
            </w:pPr>
            <w:r>
              <w:t>●</w:t>
            </w:r>
            <w:r>
              <w:tab/>
              <w:t>Cámara web: las imágenes se recopilan desde el exterior y se envían a una computadora para su procesamiento.</w:t>
            </w:r>
          </w:p>
        </w:tc>
        <w:tc>
          <w:tcPr>
            <w:tcW w:w="3460" w:type="dxa"/>
            <w:shd w:val="clear" w:color="auto" w:fill="auto"/>
            <w:tcMar>
              <w:top w:w="100" w:type="dxa"/>
              <w:left w:w="100" w:type="dxa"/>
              <w:bottom w:w="100" w:type="dxa"/>
              <w:right w:w="100" w:type="dxa"/>
            </w:tcMar>
          </w:tcPr>
          <w:p w14:paraId="00000388" w14:textId="77777777" w:rsidR="00F718CE" w:rsidRDefault="00000000">
            <w:pPr>
              <w:widowControl w:val="0"/>
              <w:rPr>
                <w:b/>
              </w:rPr>
            </w:pPr>
            <w:r>
              <w:rPr>
                <w:noProof/>
              </w:rPr>
              <w:drawing>
                <wp:inline distT="0" distB="0" distL="0" distR="0">
                  <wp:extent cx="2070100" cy="1100455"/>
                  <wp:effectExtent l="0" t="0" r="0" b="0"/>
                  <wp:docPr id="1087" name="image60.jpg" descr="Qué es un periférico de entrada? - CAVSI"/>
                  <wp:cNvGraphicFramePr/>
                  <a:graphic xmlns:a="http://schemas.openxmlformats.org/drawingml/2006/main">
                    <a:graphicData uri="http://schemas.openxmlformats.org/drawingml/2006/picture">
                      <pic:pic xmlns:pic="http://schemas.openxmlformats.org/drawingml/2006/picture">
                        <pic:nvPicPr>
                          <pic:cNvPr id="0" name="image60.jpg" descr="Qué es un periférico de entrada? - CAVSI"/>
                          <pic:cNvPicPr preferRelativeResize="0"/>
                        </pic:nvPicPr>
                        <pic:blipFill>
                          <a:blip r:embed="rId122"/>
                          <a:srcRect/>
                          <a:stretch>
                            <a:fillRect/>
                          </a:stretch>
                        </pic:blipFill>
                        <pic:spPr>
                          <a:xfrm>
                            <a:off x="0" y="0"/>
                            <a:ext cx="2070100" cy="1100455"/>
                          </a:xfrm>
                          <a:prstGeom prst="rect">
                            <a:avLst/>
                          </a:prstGeom>
                          <a:ln/>
                        </pic:spPr>
                      </pic:pic>
                    </a:graphicData>
                  </a:graphic>
                </wp:inline>
              </w:drawing>
            </w:r>
          </w:p>
          <w:p w14:paraId="00000389" w14:textId="77777777" w:rsidR="00F718CE" w:rsidRDefault="00000000">
            <w:pPr>
              <w:widowControl w:val="0"/>
              <w:rPr>
                <w:color w:val="999999"/>
              </w:rPr>
            </w:pPr>
            <w:r>
              <w:t>Imagen de referencia (o similar)</w:t>
            </w:r>
          </w:p>
          <w:p w14:paraId="0000038A" w14:textId="77777777" w:rsidR="00F718CE" w:rsidRDefault="00000000">
            <w:pPr>
              <w:widowControl w:val="0"/>
            </w:pPr>
            <w:hyperlink r:id="rId123">
              <w:r>
                <w:rPr>
                  <w:color w:val="0000FF"/>
                  <w:u w:val="single"/>
                </w:rPr>
                <w:t>https://www.cavsi.com/preguntasrespuestas/images/perifericos/perifericos-entrada.jpg</w:t>
              </w:r>
            </w:hyperlink>
          </w:p>
          <w:p w14:paraId="0000038B" w14:textId="77777777" w:rsidR="00F718CE" w:rsidRDefault="00000000">
            <w:pPr>
              <w:widowControl w:val="0"/>
              <w:rPr>
                <w:b/>
              </w:rPr>
            </w:pPr>
            <w:r>
              <w:rPr>
                <w:b/>
              </w:rPr>
              <w:t>Imagen</w:t>
            </w:r>
            <w:r>
              <w:t xml:space="preserve"> 228116_i63</w:t>
            </w:r>
          </w:p>
        </w:tc>
      </w:tr>
      <w:tr w:rsidR="00F718CE" w14:paraId="55CE2346" w14:textId="77777777">
        <w:trPr>
          <w:trHeight w:val="420"/>
        </w:trPr>
        <w:tc>
          <w:tcPr>
            <w:tcW w:w="1975" w:type="dxa"/>
            <w:shd w:val="clear" w:color="auto" w:fill="auto"/>
            <w:tcMar>
              <w:top w:w="100" w:type="dxa"/>
              <w:left w:w="100" w:type="dxa"/>
              <w:bottom w:w="100" w:type="dxa"/>
              <w:right w:w="100" w:type="dxa"/>
            </w:tcMar>
          </w:tcPr>
          <w:p w14:paraId="0000038C" w14:textId="77777777" w:rsidR="00F718CE" w:rsidRDefault="00000000">
            <w:pPr>
              <w:widowControl w:val="0"/>
              <w:rPr>
                <w:b/>
              </w:rPr>
            </w:pPr>
            <w:r>
              <w:rPr>
                <w:b/>
              </w:rPr>
              <w:t>Periféricos de salida</w:t>
            </w:r>
          </w:p>
        </w:tc>
        <w:tc>
          <w:tcPr>
            <w:tcW w:w="7977" w:type="dxa"/>
            <w:shd w:val="clear" w:color="auto" w:fill="auto"/>
            <w:tcMar>
              <w:top w:w="100" w:type="dxa"/>
              <w:left w:w="100" w:type="dxa"/>
              <w:bottom w:w="100" w:type="dxa"/>
              <w:right w:w="100" w:type="dxa"/>
            </w:tcMar>
          </w:tcPr>
          <w:p w14:paraId="0000038D" w14:textId="77777777" w:rsidR="00F718CE" w:rsidRPr="007B2861" w:rsidRDefault="00000000">
            <w:pPr>
              <w:widowControl w:val="0"/>
            </w:pPr>
            <w:r w:rsidRPr="007B2861">
              <w:t>Se sabe que los dispositivos de salida reciben datos de la computadora y muestran los procesos en ejecución al usuario. La mayor parte de la información destinada a publicidad, comunicaciones, advertencias, entre otros, se vuelve clara y comprensible para cualquier persona. Los más utilizados son los siguientes:</w:t>
            </w:r>
          </w:p>
          <w:p w14:paraId="0000038E" w14:textId="77777777" w:rsidR="00F718CE" w:rsidRDefault="00F718CE">
            <w:pPr>
              <w:widowControl w:val="0"/>
            </w:pPr>
          </w:p>
          <w:p w14:paraId="0000038F" w14:textId="77777777" w:rsidR="00F718CE" w:rsidRDefault="00000000">
            <w:pPr>
              <w:widowControl w:val="0"/>
              <w:ind w:left="321" w:hanging="321"/>
            </w:pPr>
            <w:r>
              <w:t>●</w:t>
            </w:r>
            <w:r>
              <w:tab/>
              <w:t>Altavoces o auriculares: reproducen el sonido del exterior a través del teléfono, radio, amplificación o equipo de transmisión.</w:t>
            </w:r>
          </w:p>
          <w:p w14:paraId="00000390" w14:textId="77777777" w:rsidR="00F718CE" w:rsidRDefault="00000000">
            <w:pPr>
              <w:widowControl w:val="0"/>
              <w:ind w:left="321" w:hanging="321"/>
            </w:pPr>
            <w:r>
              <w:t>●</w:t>
            </w:r>
            <w:r>
              <w:tab/>
              <w:t xml:space="preserve">GPS: es un sistema de navegación y posicionamiento. </w:t>
            </w:r>
          </w:p>
          <w:p w14:paraId="00000391" w14:textId="77777777" w:rsidR="00F718CE" w:rsidRDefault="00000000">
            <w:pPr>
              <w:widowControl w:val="0"/>
              <w:ind w:left="321" w:hanging="321"/>
            </w:pPr>
            <w:r>
              <w:t>●</w:t>
            </w:r>
            <w:r>
              <w:tab/>
              <w:t>Proyectores digitales: toman una señal de video de una computadora y la convierten en luz usando un espejo para proyectar una imagen sobre una superficie.</w:t>
            </w:r>
          </w:p>
          <w:p w14:paraId="00000392" w14:textId="77777777" w:rsidR="00F718CE" w:rsidRDefault="00000000">
            <w:pPr>
              <w:widowControl w:val="0"/>
              <w:ind w:left="321" w:hanging="321"/>
            </w:pPr>
            <w:r>
              <w:t>●</w:t>
            </w:r>
            <w:r>
              <w:tab/>
              <w:t xml:space="preserve">Impresoras: se encuentran entre los dispositivos de salida más importantes </w:t>
            </w:r>
            <w:r>
              <w:lastRenderedPageBreak/>
              <w:t xml:space="preserve">para reproducir en papel los resultados de los datos procesados por el dispositivo. </w:t>
            </w:r>
          </w:p>
        </w:tc>
        <w:tc>
          <w:tcPr>
            <w:tcW w:w="3460" w:type="dxa"/>
            <w:shd w:val="clear" w:color="auto" w:fill="auto"/>
            <w:tcMar>
              <w:top w:w="100" w:type="dxa"/>
              <w:left w:w="100" w:type="dxa"/>
              <w:bottom w:w="100" w:type="dxa"/>
              <w:right w:w="100" w:type="dxa"/>
            </w:tcMar>
          </w:tcPr>
          <w:p w14:paraId="00000393" w14:textId="77777777" w:rsidR="00F718CE" w:rsidRDefault="00000000">
            <w:pPr>
              <w:widowControl w:val="0"/>
              <w:rPr>
                <w:b/>
              </w:rPr>
            </w:pPr>
            <w:r>
              <w:rPr>
                <w:noProof/>
              </w:rPr>
              <w:lastRenderedPageBreak/>
              <w:drawing>
                <wp:inline distT="0" distB="0" distL="0" distR="0">
                  <wp:extent cx="2070100" cy="1287145"/>
                  <wp:effectExtent l="0" t="0" r="0" b="0"/>
                  <wp:docPr id="128" name="image70.jpg" descr="Periféricos de Salida - Dispositivos | Tecnología + Informática"/>
                  <wp:cNvGraphicFramePr/>
                  <a:graphic xmlns:a="http://schemas.openxmlformats.org/drawingml/2006/main">
                    <a:graphicData uri="http://schemas.openxmlformats.org/drawingml/2006/picture">
                      <pic:pic xmlns:pic="http://schemas.openxmlformats.org/drawingml/2006/picture">
                        <pic:nvPicPr>
                          <pic:cNvPr id="0" name="image70.jpg" descr="Periféricos de Salida - Dispositivos | Tecnología + Informática"/>
                          <pic:cNvPicPr preferRelativeResize="0"/>
                        </pic:nvPicPr>
                        <pic:blipFill>
                          <a:blip r:embed="rId124"/>
                          <a:srcRect/>
                          <a:stretch>
                            <a:fillRect/>
                          </a:stretch>
                        </pic:blipFill>
                        <pic:spPr>
                          <a:xfrm>
                            <a:off x="0" y="0"/>
                            <a:ext cx="2070100" cy="1287145"/>
                          </a:xfrm>
                          <a:prstGeom prst="rect">
                            <a:avLst/>
                          </a:prstGeom>
                          <a:ln/>
                        </pic:spPr>
                      </pic:pic>
                    </a:graphicData>
                  </a:graphic>
                </wp:inline>
              </w:drawing>
            </w:r>
          </w:p>
          <w:p w14:paraId="00000394" w14:textId="77777777" w:rsidR="00F718CE" w:rsidRDefault="00000000">
            <w:pPr>
              <w:widowControl w:val="0"/>
              <w:rPr>
                <w:color w:val="999999"/>
              </w:rPr>
            </w:pPr>
            <w:r>
              <w:t>Imagen de referencia (o similar)</w:t>
            </w:r>
          </w:p>
          <w:p w14:paraId="00000395" w14:textId="77777777" w:rsidR="00F718CE" w:rsidRDefault="00000000">
            <w:pPr>
              <w:widowControl w:val="0"/>
            </w:pPr>
            <w:hyperlink r:id="rId125">
              <w:r>
                <w:rPr>
                  <w:color w:val="0000FF"/>
                  <w:u w:val="single"/>
                </w:rPr>
                <w:t>https://www.tecnologia-informatica.com/wp-content/uploads/2018/07/word-image-165.jpeg</w:t>
              </w:r>
            </w:hyperlink>
            <w:r>
              <w:t xml:space="preserve"> </w:t>
            </w:r>
          </w:p>
          <w:p w14:paraId="00000396" w14:textId="77777777" w:rsidR="00F718CE" w:rsidRDefault="00000000">
            <w:pPr>
              <w:widowControl w:val="0"/>
              <w:rPr>
                <w:b/>
              </w:rPr>
            </w:pPr>
            <w:r>
              <w:rPr>
                <w:b/>
              </w:rPr>
              <w:lastRenderedPageBreak/>
              <w:t>Imagen</w:t>
            </w:r>
            <w:r>
              <w:t xml:space="preserve"> 228116_i64</w:t>
            </w:r>
          </w:p>
        </w:tc>
      </w:tr>
      <w:tr w:rsidR="00F718CE" w14:paraId="602C1AA1" w14:textId="77777777">
        <w:trPr>
          <w:trHeight w:val="420"/>
        </w:trPr>
        <w:tc>
          <w:tcPr>
            <w:tcW w:w="1975" w:type="dxa"/>
            <w:shd w:val="clear" w:color="auto" w:fill="auto"/>
            <w:tcMar>
              <w:top w:w="100" w:type="dxa"/>
              <w:left w:w="100" w:type="dxa"/>
              <w:bottom w:w="100" w:type="dxa"/>
              <w:right w:w="100" w:type="dxa"/>
            </w:tcMar>
          </w:tcPr>
          <w:p w14:paraId="00000397" w14:textId="77777777" w:rsidR="00F718CE" w:rsidRDefault="00000000">
            <w:pPr>
              <w:widowControl w:val="0"/>
              <w:rPr>
                <w:b/>
              </w:rPr>
            </w:pPr>
            <w:r>
              <w:rPr>
                <w:b/>
              </w:rPr>
              <w:lastRenderedPageBreak/>
              <w:t>Periféricos de entrada y salida mixtos</w:t>
            </w:r>
          </w:p>
        </w:tc>
        <w:tc>
          <w:tcPr>
            <w:tcW w:w="7977" w:type="dxa"/>
            <w:shd w:val="clear" w:color="auto" w:fill="auto"/>
            <w:tcMar>
              <w:top w:w="100" w:type="dxa"/>
              <w:left w:w="100" w:type="dxa"/>
              <w:bottom w:w="100" w:type="dxa"/>
              <w:right w:w="100" w:type="dxa"/>
            </w:tcMar>
          </w:tcPr>
          <w:p w14:paraId="00000398" w14:textId="77777777" w:rsidR="00F718CE" w:rsidRDefault="00000000">
            <w:pPr>
              <w:pBdr>
                <w:top w:val="nil"/>
                <w:left w:val="nil"/>
                <w:bottom w:val="nil"/>
                <w:right w:val="nil"/>
                <w:between w:val="nil"/>
              </w:pBdr>
              <w:jc w:val="both"/>
              <w:rPr>
                <w:b/>
                <w:color w:val="000000"/>
              </w:rPr>
            </w:pPr>
            <w:r>
              <w:rPr>
                <w:color w:val="000000"/>
              </w:rPr>
              <w:t>Estos dispositivos le permiten enviar información a la computadora (entrada) y recibir datos de la computadora (salida). Su función principal es almacenar, de forma permanente o virtual, cosas hechas para que otros usuarios o sistemas puedan usarlas. Algunos ejemplos son:</w:t>
            </w:r>
          </w:p>
          <w:p w14:paraId="00000399" w14:textId="77777777" w:rsidR="00F718CE" w:rsidRDefault="00000000">
            <w:pPr>
              <w:numPr>
                <w:ilvl w:val="0"/>
                <w:numId w:val="1"/>
              </w:numPr>
              <w:pBdr>
                <w:top w:val="nil"/>
                <w:left w:val="nil"/>
                <w:bottom w:val="nil"/>
                <w:right w:val="nil"/>
                <w:between w:val="nil"/>
              </w:pBdr>
              <w:ind w:left="321" w:hanging="284"/>
              <w:jc w:val="both"/>
              <w:rPr>
                <w:color w:val="000000"/>
              </w:rPr>
            </w:pPr>
            <w:r>
              <w:rPr>
                <w:color w:val="000000"/>
              </w:rPr>
              <w:t xml:space="preserve">Pantalla táctil: usted interactúa con su computadora tocando palabras o imágenes en la pantalla (dispositivo de entrada). Los datos que se muestran en la pantalla se recopilan de la computadora (dispositivo de salida). </w:t>
            </w:r>
          </w:p>
          <w:p w14:paraId="0000039A" w14:textId="77777777" w:rsidR="00F718CE" w:rsidRDefault="00000000">
            <w:pPr>
              <w:numPr>
                <w:ilvl w:val="0"/>
                <w:numId w:val="1"/>
              </w:numPr>
              <w:pBdr>
                <w:top w:val="nil"/>
                <w:left w:val="nil"/>
                <w:bottom w:val="nil"/>
                <w:right w:val="nil"/>
                <w:between w:val="nil"/>
              </w:pBdr>
              <w:ind w:left="321" w:hanging="284"/>
              <w:rPr>
                <w:color w:val="000000"/>
              </w:rPr>
            </w:pPr>
            <w:r>
              <w:rPr>
                <w:color w:val="000000"/>
              </w:rPr>
              <w:t>Enrutador: envía y recibe datos a través de una red informática, como internet.</w:t>
            </w:r>
          </w:p>
          <w:p w14:paraId="0000039B" w14:textId="77777777" w:rsidR="00F718CE" w:rsidRDefault="00000000">
            <w:pPr>
              <w:numPr>
                <w:ilvl w:val="0"/>
                <w:numId w:val="1"/>
              </w:numPr>
              <w:pBdr>
                <w:top w:val="nil"/>
                <w:left w:val="nil"/>
                <w:bottom w:val="nil"/>
                <w:right w:val="nil"/>
                <w:between w:val="nil"/>
              </w:pBdr>
              <w:ind w:left="321" w:hanging="284"/>
            </w:pPr>
            <w:r>
              <w:rPr>
                <w:color w:val="000000"/>
              </w:rPr>
              <w:t>Fax: envía y recibe documentos de texto.</w:t>
            </w:r>
          </w:p>
        </w:tc>
        <w:tc>
          <w:tcPr>
            <w:tcW w:w="3460" w:type="dxa"/>
            <w:shd w:val="clear" w:color="auto" w:fill="auto"/>
            <w:tcMar>
              <w:top w:w="100" w:type="dxa"/>
              <w:left w:w="100" w:type="dxa"/>
              <w:bottom w:w="100" w:type="dxa"/>
              <w:right w:w="100" w:type="dxa"/>
            </w:tcMar>
          </w:tcPr>
          <w:p w14:paraId="0000039C" w14:textId="77777777" w:rsidR="00F718CE" w:rsidRDefault="00000000">
            <w:pPr>
              <w:widowControl w:val="0"/>
              <w:jc w:val="center"/>
              <w:rPr>
                <w:b/>
              </w:rPr>
            </w:pPr>
            <w:r>
              <w:rPr>
                <w:noProof/>
              </w:rPr>
              <w:drawing>
                <wp:inline distT="0" distB="0" distL="0" distR="0">
                  <wp:extent cx="1638739" cy="1229054"/>
                  <wp:effectExtent l="0" t="0" r="0" b="0"/>
                  <wp:docPr id="129" name="image36.jpg" descr="Periféricos mixtos de entrada y salida, ¿Que son? y Ejemplos."/>
                  <wp:cNvGraphicFramePr/>
                  <a:graphic xmlns:a="http://schemas.openxmlformats.org/drawingml/2006/main">
                    <a:graphicData uri="http://schemas.openxmlformats.org/drawingml/2006/picture">
                      <pic:pic xmlns:pic="http://schemas.openxmlformats.org/drawingml/2006/picture">
                        <pic:nvPicPr>
                          <pic:cNvPr id="0" name="image36.jpg" descr="Periféricos mixtos de entrada y salida, ¿Que son? y Ejemplos."/>
                          <pic:cNvPicPr preferRelativeResize="0"/>
                        </pic:nvPicPr>
                        <pic:blipFill>
                          <a:blip r:embed="rId126"/>
                          <a:srcRect/>
                          <a:stretch>
                            <a:fillRect/>
                          </a:stretch>
                        </pic:blipFill>
                        <pic:spPr>
                          <a:xfrm>
                            <a:off x="0" y="0"/>
                            <a:ext cx="1638739" cy="1229054"/>
                          </a:xfrm>
                          <a:prstGeom prst="rect">
                            <a:avLst/>
                          </a:prstGeom>
                          <a:ln/>
                        </pic:spPr>
                      </pic:pic>
                    </a:graphicData>
                  </a:graphic>
                </wp:inline>
              </w:drawing>
            </w:r>
          </w:p>
          <w:p w14:paraId="0000039D" w14:textId="77777777" w:rsidR="00F718CE" w:rsidRDefault="00000000">
            <w:pPr>
              <w:widowControl w:val="0"/>
              <w:rPr>
                <w:color w:val="999999"/>
              </w:rPr>
            </w:pPr>
            <w:r>
              <w:t>Imagen de referencia (o similar)</w:t>
            </w:r>
          </w:p>
          <w:p w14:paraId="0000039E" w14:textId="77777777" w:rsidR="00F718CE" w:rsidRDefault="00000000">
            <w:pPr>
              <w:widowControl w:val="0"/>
            </w:pPr>
            <w:hyperlink r:id="rId127">
              <w:r>
                <w:rPr>
                  <w:color w:val="0000FF"/>
                  <w:u w:val="single"/>
                </w:rPr>
                <w:t>https://unacaracteristica.com/wp-content/uploads/2021/10/DISPOSITIVOS-MIXTOS-1024x768.jpg</w:t>
              </w:r>
            </w:hyperlink>
            <w:r>
              <w:t xml:space="preserve">  </w:t>
            </w:r>
          </w:p>
          <w:p w14:paraId="0000039F" w14:textId="77777777" w:rsidR="00F718CE" w:rsidRDefault="00000000">
            <w:pPr>
              <w:widowControl w:val="0"/>
              <w:rPr>
                <w:b/>
              </w:rPr>
            </w:pPr>
            <w:r>
              <w:rPr>
                <w:b/>
              </w:rPr>
              <w:t>Imagen</w:t>
            </w:r>
            <w:r>
              <w:t xml:space="preserve"> 228116_i65</w:t>
            </w:r>
          </w:p>
        </w:tc>
      </w:tr>
      <w:tr w:rsidR="00F718CE" w14:paraId="17068967" w14:textId="77777777">
        <w:trPr>
          <w:trHeight w:val="420"/>
        </w:trPr>
        <w:tc>
          <w:tcPr>
            <w:tcW w:w="1975" w:type="dxa"/>
            <w:shd w:val="clear" w:color="auto" w:fill="auto"/>
            <w:tcMar>
              <w:top w:w="100" w:type="dxa"/>
              <w:left w:w="100" w:type="dxa"/>
              <w:bottom w:w="100" w:type="dxa"/>
              <w:right w:w="100" w:type="dxa"/>
            </w:tcMar>
          </w:tcPr>
          <w:p w14:paraId="000003A0" w14:textId="77777777" w:rsidR="00F718CE" w:rsidRDefault="00000000">
            <w:pPr>
              <w:widowControl w:val="0"/>
              <w:rPr>
                <w:b/>
              </w:rPr>
            </w:pPr>
            <w:r>
              <w:rPr>
                <w:b/>
              </w:rPr>
              <w:t>Periféricos de almacenamiento</w:t>
            </w:r>
          </w:p>
        </w:tc>
        <w:tc>
          <w:tcPr>
            <w:tcW w:w="7977" w:type="dxa"/>
            <w:shd w:val="clear" w:color="auto" w:fill="auto"/>
            <w:tcMar>
              <w:top w:w="100" w:type="dxa"/>
              <w:left w:w="100" w:type="dxa"/>
              <w:bottom w:w="100" w:type="dxa"/>
              <w:right w:w="100" w:type="dxa"/>
            </w:tcMar>
          </w:tcPr>
          <w:p w14:paraId="000003A1" w14:textId="77777777" w:rsidR="00F718CE" w:rsidRDefault="00000000">
            <w:pPr>
              <w:pBdr>
                <w:top w:val="nil"/>
                <w:left w:val="nil"/>
                <w:bottom w:val="nil"/>
                <w:right w:val="nil"/>
                <w:between w:val="nil"/>
              </w:pBdr>
              <w:rPr>
                <w:color w:val="000000"/>
              </w:rPr>
            </w:pPr>
            <w:r>
              <w:rPr>
                <w:color w:val="000000"/>
              </w:rPr>
              <w:t>Estos dispositivos se utilizan para almacenar información y datos durante un período de tiempo determinado. La mayoría de ellos son E/S porque ambos permiten tomar información de la computadora y guardarla en el dispositivo, y los datos almacenados se pueden copiar desde el dispositivo y copiar a la computadora. Estos son algunos dispositivos de almacenamiento:</w:t>
            </w:r>
          </w:p>
          <w:p w14:paraId="000003A2" w14:textId="77777777" w:rsidR="00F718CE" w:rsidRDefault="00F718CE">
            <w:pPr>
              <w:pBdr>
                <w:top w:val="nil"/>
                <w:left w:val="nil"/>
                <w:bottom w:val="nil"/>
                <w:right w:val="nil"/>
                <w:between w:val="nil"/>
              </w:pBdr>
              <w:ind w:left="567"/>
              <w:rPr>
                <w:color w:val="000000"/>
              </w:rPr>
            </w:pPr>
          </w:p>
          <w:p w14:paraId="000003A3" w14:textId="77777777" w:rsidR="00F718CE" w:rsidRDefault="00000000">
            <w:pPr>
              <w:numPr>
                <w:ilvl w:val="0"/>
                <w:numId w:val="2"/>
              </w:numPr>
              <w:pBdr>
                <w:top w:val="nil"/>
                <w:left w:val="nil"/>
                <w:bottom w:val="nil"/>
                <w:right w:val="nil"/>
                <w:between w:val="nil"/>
              </w:pBdr>
              <w:ind w:left="179" w:hanging="179"/>
              <w:rPr>
                <w:color w:val="000000"/>
              </w:rPr>
            </w:pPr>
            <w:r>
              <w:rPr>
                <w:color w:val="000000"/>
              </w:rPr>
              <w:t>Disco duro.</w:t>
            </w:r>
          </w:p>
          <w:p w14:paraId="000003A4" w14:textId="77777777" w:rsidR="00F718CE" w:rsidRDefault="00000000">
            <w:pPr>
              <w:numPr>
                <w:ilvl w:val="0"/>
                <w:numId w:val="2"/>
              </w:numPr>
              <w:pBdr>
                <w:top w:val="nil"/>
                <w:left w:val="nil"/>
                <w:bottom w:val="nil"/>
                <w:right w:val="nil"/>
                <w:between w:val="nil"/>
              </w:pBdr>
              <w:ind w:left="179" w:hanging="179"/>
              <w:rPr>
                <w:color w:val="000000"/>
              </w:rPr>
            </w:pPr>
            <w:r>
              <w:rPr>
                <w:color w:val="000000"/>
              </w:rPr>
              <w:t>Disco duro externo.</w:t>
            </w:r>
          </w:p>
          <w:p w14:paraId="000003A5" w14:textId="77777777" w:rsidR="00F718CE" w:rsidRDefault="00000000">
            <w:pPr>
              <w:numPr>
                <w:ilvl w:val="0"/>
                <w:numId w:val="2"/>
              </w:numPr>
              <w:pBdr>
                <w:top w:val="nil"/>
                <w:left w:val="nil"/>
                <w:bottom w:val="nil"/>
                <w:right w:val="nil"/>
                <w:between w:val="nil"/>
              </w:pBdr>
              <w:ind w:left="179" w:hanging="179"/>
              <w:rPr>
                <w:color w:val="000000"/>
              </w:rPr>
            </w:pPr>
            <w:r>
              <w:rPr>
                <w:color w:val="000000"/>
              </w:rPr>
              <w:t>Memoria USB.</w:t>
            </w:r>
          </w:p>
          <w:p w14:paraId="000003A6" w14:textId="77777777" w:rsidR="00F718CE" w:rsidRDefault="00000000">
            <w:pPr>
              <w:numPr>
                <w:ilvl w:val="0"/>
                <w:numId w:val="2"/>
              </w:numPr>
              <w:pBdr>
                <w:top w:val="nil"/>
                <w:left w:val="nil"/>
                <w:bottom w:val="nil"/>
                <w:right w:val="nil"/>
                <w:between w:val="nil"/>
              </w:pBdr>
              <w:ind w:left="179" w:hanging="179"/>
              <w:rPr>
                <w:color w:val="000000"/>
              </w:rPr>
            </w:pPr>
            <w:r>
              <w:rPr>
                <w:color w:val="000000"/>
              </w:rPr>
              <w:t>Disco Compacto (CD), Disco Versátil Digital (DVD), etc.</w:t>
            </w:r>
          </w:p>
          <w:p w14:paraId="000003A7" w14:textId="77777777" w:rsidR="00F718CE" w:rsidRDefault="00F718CE">
            <w:pPr>
              <w:widowControl w:val="0"/>
            </w:pPr>
          </w:p>
        </w:tc>
        <w:tc>
          <w:tcPr>
            <w:tcW w:w="3460" w:type="dxa"/>
            <w:shd w:val="clear" w:color="auto" w:fill="auto"/>
            <w:tcMar>
              <w:top w:w="100" w:type="dxa"/>
              <w:left w:w="100" w:type="dxa"/>
              <w:bottom w:w="100" w:type="dxa"/>
              <w:right w:w="100" w:type="dxa"/>
            </w:tcMar>
          </w:tcPr>
          <w:p w14:paraId="000003A8" w14:textId="77777777" w:rsidR="00F718CE" w:rsidRDefault="00000000">
            <w:pPr>
              <w:widowControl w:val="0"/>
              <w:rPr>
                <w:b/>
              </w:rPr>
            </w:pPr>
            <w:r>
              <w:rPr>
                <w:noProof/>
              </w:rPr>
              <w:drawing>
                <wp:inline distT="0" distB="0" distL="0" distR="0">
                  <wp:extent cx="2070100" cy="897255"/>
                  <wp:effectExtent l="0" t="0" r="0" b="0"/>
                  <wp:docPr id="130" name="image24.png" descr="Clase de InformáTICa: Hardware"/>
                  <wp:cNvGraphicFramePr/>
                  <a:graphic xmlns:a="http://schemas.openxmlformats.org/drawingml/2006/main">
                    <a:graphicData uri="http://schemas.openxmlformats.org/drawingml/2006/picture">
                      <pic:pic xmlns:pic="http://schemas.openxmlformats.org/drawingml/2006/picture">
                        <pic:nvPicPr>
                          <pic:cNvPr id="0" name="image24.png" descr="Clase de InformáTICa: Hardware"/>
                          <pic:cNvPicPr preferRelativeResize="0"/>
                        </pic:nvPicPr>
                        <pic:blipFill>
                          <a:blip r:embed="rId128"/>
                          <a:srcRect/>
                          <a:stretch>
                            <a:fillRect/>
                          </a:stretch>
                        </pic:blipFill>
                        <pic:spPr>
                          <a:xfrm>
                            <a:off x="0" y="0"/>
                            <a:ext cx="2070100" cy="897255"/>
                          </a:xfrm>
                          <a:prstGeom prst="rect">
                            <a:avLst/>
                          </a:prstGeom>
                          <a:ln/>
                        </pic:spPr>
                      </pic:pic>
                    </a:graphicData>
                  </a:graphic>
                </wp:inline>
              </w:drawing>
            </w:r>
          </w:p>
          <w:p w14:paraId="000003A9" w14:textId="77777777" w:rsidR="00F718CE" w:rsidRDefault="00000000">
            <w:pPr>
              <w:widowControl w:val="0"/>
              <w:rPr>
                <w:color w:val="999999"/>
              </w:rPr>
            </w:pPr>
            <w:r>
              <w:t>Imagen de referencia (o similar)</w:t>
            </w:r>
          </w:p>
          <w:p w14:paraId="000003AA" w14:textId="77777777" w:rsidR="00F718CE" w:rsidRDefault="00000000">
            <w:pPr>
              <w:widowControl w:val="0"/>
            </w:pPr>
            <w:hyperlink r:id="rId129">
              <w:r>
                <w:rPr>
                  <w:color w:val="0000FF"/>
                  <w:u w:val="single"/>
                </w:rPr>
                <w:t>http://1.bp.blogspot.com/-oJeOLozuAN4/VcMuUhc6fsI/AAAAAAAADWU/UP_Iczo4R3c/s1600/perifericos_almacenamiento.png</w:t>
              </w:r>
            </w:hyperlink>
            <w:r>
              <w:t xml:space="preserve">  </w:t>
            </w:r>
          </w:p>
          <w:p w14:paraId="000003AB" w14:textId="77777777" w:rsidR="00F718CE" w:rsidRDefault="00000000">
            <w:pPr>
              <w:widowControl w:val="0"/>
              <w:rPr>
                <w:b/>
              </w:rPr>
            </w:pPr>
            <w:r>
              <w:rPr>
                <w:b/>
              </w:rPr>
              <w:t>Imagen</w:t>
            </w:r>
            <w:r>
              <w:t xml:space="preserve"> 228116_i66</w:t>
            </w:r>
          </w:p>
        </w:tc>
      </w:tr>
    </w:tbl>
    <w:p w14:paraId="000003AC" w14:textId="77777777" w:rsidR="00F718CE" w:rsidRDefault="00F718CE"/>
    <w:p w14:paraId="000003AD" w14:textId="77777777" w:rsidR="00F718CE" w:rsidRDefault="00F718CE"/>
    <w:p w14:paraId="000003AE" w14:textId="77777777" w:rsidR="00F718CE" w:rsidRDefault="00F718CE"/>
    <w:p w14:paraId="000003AF" w14:textId="77777777" w:rsidR="00F718CE" w:rsidRDefault="00F718CE"/>
    <w:p w14:paraId="000003B0" w14:textId="6813B6D9" w:rsidR="00F718CE" w:rsidRDefault="00000000">
      <w:pPr>
        <w:rPr>
          <w:b/>
        </w:rPr>
      </w:pPr>
      <w:r>
        <w:rPr>
          <w:b/>
        </w:rPr>
        <w:t>Tipos de puerto</w:t>
      </w:r>
    </w:p>
    <w:p w14:paraId="000003B1" w14:textId="77777777" w:rsidR="00F718CE" w:rsidRDefault="00F718CE">
      <w:pPr>
        <w:rPr>
          <w:b/>
        </w:rPr>
      </w:pPr>
    </w:p>
    <w:tbl>
      <w:tblPr>
        <w:tblStyle w:val="afffffffffffff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522"/>
        <w:gridCol w:w="3356"/>
      </w:tblGrid>
      <w:tr w:rsidR="00F718CE" w14:paraId="06D487FE" w14:textId="77777777">
        <w:trPr>
          <w:trHeight w:val="580"/>
        </w:trPr>
        <w:tc>
          <w:tcPr>
            <w:tcW w:w="1534" w:type="dxa"/>
            <w:shd w:val="clear" w:color="auto" w:fill="C9DAF8"/>
            <w:tcMar>
              <w:top w:w="100" w:type="dxa"/>
              <w:left w:w="100" w:type="dxa"/>
              <w:bottom w:w="100" w:type="dxa"/>
              <w:right w:w="100" w:type="dxa"/>
            </w:tcMar>
          </w:tcPr>
          <w:p w14:paraId="000003B2" w14:textId="77777777" w:rsidR="00F718CE" w:rsidRDefault="00000000">
            <w:pPr>
              <w:widowControl w:val="0"/>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3B3" w14:textId="77777777" w:rsidR="00F718CE" w:rsidRDefault="00000000">
            <w:pPr>
              <w:keepNext/>
              <w:keepLines/>
              <w:widowControl w:val="0"/>
              <w:pBdr>
                <w:top w:val="nil"/>
                <w:left w:val="nil"/>
                <w:bottom w:val="nil"/>
                <w:right w:val="nil"/>
                <w:between w:val="nil"/>
              </w:pBdr>
              <w:spacing w:after="60" w:line="276" w:lineRule="auto"/>
              <w:jc w:val="center"/>
              <w:rPr>
                <w:color w:val="000000"/>
              </w:rPr>
            </w:pPr>
            <w:r>
              <w:rPr>
                <w:color w:val="000000"/>
              </w:rPr>
              <w:t>Slider Presentación</w:t>
            </w:r>
          </w:p>
        </w:tc>
      </w:tr>
      <w:tr w:rsidR="00F718CE" w14:paraId="2271D652" w14:textId="77777777">
        <w:trPr>
          <w:trHeight w:val="420"/>
        </w:trPr>
        <w:tc>
          <w:tcPr>
            <w:tcW w:w="1534" w:type="dxa"/>
            <w:shd w:val="clear" w:color="auto" w:fill="auto"/>
            <w:tcMar>
              <w:top w:w="100" w:type="dxa"/>
              <w:left w:w="100" w:type="dxa"/>
              <w:bottom w:w="100" w:type="dxa"/>
              <w:right w:w="100" w:type="dxa"/>
            </w:tcMar>
          </w:tcPr>
          <w:p w14:paraId="000003B5" w14:textId="77777777" w:rsidR="00F718CE" w:rsidRDefault="00000000">
            <w:pPr>
              <w:widowControl w:val="0"/>
              <w:rPr>
                <w:b/>
              </w:rPr>
            </w:pPr>
            <w:r>
              <w:rPr>
                <w:b/>
              </w:rPr>
              <w:t>Introducción</w:t>
            </w:r>
          </w:p>
        </w:tc>
        <w:tc>
          <w:tcPr>
            <w:tcW w:w="11878" w:type="dxa"/>
            <w:gridSpan w:val="2"/>
            <w:shd w:val="clear" w:color="auto" w:fill="auto"/>
            <w:tcMar>
              <w:top w:w="100" w:type="dxa"/>
              <w:left w:w="100" w:type="dxa"/>
              <w:bottom w:w="100" w:type="dxa"/>
              <w:right w:w="100" w:type="dxa"/>
            </w:tcMar>
          </w:tcPr>
          <w:p w14:paraId="000003B6" w14:textId="77777777" w:rsidR="00F718CE" w:rsidRPr="007B2861" w:rsidRDefault="00000000">
            <w:pPr>
              <w:widowControl w:val="0"/>
            </w:pPr>
            <w:r w:rsidRPr="007B2861">
              <w:t>Se presenta a continuación el concepto de puerto y los tipos que se encuentran:</w:t>
            </w:r>
          </w:p>
        </w:tc>
      </w:tr>
      <w:tr w:rsidR="00F718CE" w14:paraId="0437C05D" w14:textId="77777777">
        <w:trPr>
          <w:trHeight w:val="420"/>
        </w:trPr>
        <w:tc>
          <w:tcPr>
            <w:tcW w:w="10056" w:type="dxa"/>
            <w:gridSpan w:val="2"/>
            <w:shd w:val="clear" w:color="auto" w:fill="auto"/>
            <w:tcMar>
              <w:top w:w="100" w:type="dxa"/>
              <w:left w:w="100" w:type="dxa"/>
              <w:bottom w:w="100" w:type="dxa"/>
              <w:right w:w="100" w:type="dxa"/>
            </w:tcMar>
          </w:tcPr>
          <w:p w14:paraId="000003B8" w14:textId="77777777" w:rsidR="00F718CE" w:rsidRDefault="00000000">
            <w:pPr>
              <w:widowControl w:val="0"/>
              <w:rPr>
                <w:b/>
              </w:rPr>
            </w:pPr>
            <w:r>
              <w:rPr>
                <w:b/>
              </w:rPr>
              <w:t>Definición</w:t>
            </w:r>
          </w:p>
          <w:p w14:paraId="000003B9" w14:textId="77777777" w:rsidR="00F718CE" w:rsidRDefault="00000000">
            <w:pPr>
              <w:pBdr>
                <w:top w:val="nil"/>
                <w:left w:val="nil"/>
                <w:bottom w:val="nil"/>
                <w:right w:val="nil"/>
                <w:between w:val="nil"/>
              </w:pBdr>
              <w:jc w:val="both"/>
              <w:rPr>
                <w:color w:val="000000"/>
              </w:rPr>
            </w:pPr>
            <w:r>
              <w:rPr>
                <w:color w:val="000000"/>
              </w:rPr>
              <w:t xml:space="preserve">Un puerto es una interfaz a través de la cual se envían y reciben diferentes tipos de datos. En electrónica, telecomunicaciones y </w:t>
            </w:r>
            <w:r>
              <w:rPr>
                <w:i/>
                <w:color w:val="000000"/>
              </w:rPr>
              <w:t>hardware</w:t>
            </w:r>
            <w:r>
              <w:rPr>
                <w:color w:val="000000"/>
              </w:rPr>
              <w:t>, una interfaz es un puerto a través del cual se envían o reciben señales de un sistema o subsistema a otro.</w:t>
            </w:r>
          </w:p>
          <w:p w14:paraId="000003BA" w14:textId="77777777" w:rsidR="00F718CE" w:rsidRDefault="00F718CE">
            <w:pPr>
              <w:spacing w:after="120"/>
              <w:jc w:val="both"/>
            </w:pPr>
          </w:p>
        </w:tc>
        <w:tc>
          <w:tcPr>
            <w:tcW w:w="3356" w:type="dxa"/>
            <w:shd w:val="clear" w:color="auto" w:fill="auto"/>
            <w:tcMar>
              <w:top w:w="100" w:type="dxa"/>
              <w:left w:w="100" w:type="dxa"/>
              <w:bottom w:w="100" w:type="dxa"/>
              <w:right w:w="100" w:type="dxa"/>
            </w:tcMar>
          </w:tcPr>
          <w:p w14:paraId="000003BC" w14:textId="77777777" w:rsidR="00F718CE" w:rsidRDefault="00000000">
            <w:pPr>
              <w:widowControl w:val="0"/>
            </w:pPr>
            <w:r>
              <w:rPr>
                <w:noProof/>
              </w:rPr>
              <w:drawing>
                <wp:inline distT="0" distB="0" distL="0" distR="0">
                  <wp:extent cx="2004060" cy="666750"/>
                  <wp:effectExtent l="0" t="0" r="0" b="0"/>
                  <wp:docPr id="132" name="image28.jpg" descr="Icono de conector universal VGA pc. Ilustración gráfica vectorial de Puerto en estilo plano."/>
                  <wp:cNvGraphicFramePr/>
                  <a:graphic xmlns:a="http://schemas.openxmlformats.org/drawingml/2006/main">
                    <a:graphicData uri="http://schemas.openxmlformats.org/drawingml/2006/picture">
                      <pic:pic xmlns:pic="http://schemas.openxmlformats.org/drawingml/2006/picture">
                        <pic:nvPicPr>
                          <pic:cNvPr id="0" name="image28.jpg" descr="Icono de conector universal VGA pc. Ilustración gráfica vectorial de Puerto en estilo plano."/>
                          <pic:cNvPicPr preferRelativeResize="0"/>
                        </pic:nvPicPr>
                        <pic:blipFill>
                          <a:blip r:embed="rId130"/>
                          <a:srcRect t="31773" b="37332"/>
                          <a:stretch>
                            <a:fillRect/>
                          </a:stretch>
                        </pic:blipFill>
                        <pic:spPr>
                          <a:xfrm>
                            <a:off x="0" y="0"/>
                            <a:ext cx="2004060" cy="666750"/>
                          </a:xfrm>
                          <a:prstGeom prst="rect">
                            <a:avLst/>
                          </a:prstGeom>
                          <a:ln/>
                        </pic:spPr>
                      </pic:pic>
                    </a:graphicData>
                  </a:graphic>
                </wp:inline>
              </w:drawing>
            </w:r>
          </w:p>
          <w:p w14:paraId="000003BD" w14:textId="77777777" w:rsidR="00F718CE" w:rsidRDefault="00000000">
            <w:pPr>
              <w:widowControl w:val="0"/>
            </w:pPr>
            <w:r>
              <w:t>Imagen de referente (o similar):</w:t>
            </w:r>
          </w:p>
          <w:p w14:paraId="000003BE" w14:textId="77777777" w:rsidR="00F718CE" w:rsidRDefault="00000000">
            <w:pPr>
              <w:widowControl w:val="0"/>
            </w:pPr>
            <w:hyperlink r:id="rId131">
              <w:r>
                <w:rPr>
                  <w:color w:val="0000FF"/>
                  <w:u w:val="single"/>
                </w:rPr>
                <w:t>https://www.shutterstock.com/image-vector/vga-pc-universal-connector-icon-600w-2041967363.jpg</w:t>
              </w:r>
            </w:hyperlink>
            <w:r>
              <w:t xml:space="preserve"> </w:t>
            </w:r>
          </w:p>
          <w:p w14:paraId="000003BF" w14:textId="77777777" w:rsidR="00F718CE" w:rsidRDefault="00000000">
            <w:pPr>
              <w:widowControl w:val="0"/>
            </w:pPr>
            <w:r>
              <w:rPr>
                <w:b/>
              </w:rPr>
              <w:t>Imagen</w:t>
            </w:r>
            <w:r>
              <w:t xml:space="preserve"> 228116_i67</w:t>
            </w:r>
          </w:p>
        </w:tc>
      </w:tr>
      <w:tr w:rsidR="00F718CE" w14:paraId="69DB6894" w14:textId="77777777">
        <w:trPr>
          <w:trHeight w:val="420"/>
        </w:trPr>
        <w:tc>
          <w:tcPr>
            <w:tcW w:w="10056" w:type="dxa"/>
            <w:gridSpan w:val="2"/>
            <w:shd w:val="clear" w:color="auto" w:fill="auto"/>
            <w:tcMar>
              <w:top w:w="100" w:type="dxa"/>
              <w:left w:w="100" w:type="dxa"/>
              <w:bottom w:w="100" w:type="dxa"/>
              <w:right w:w="100" w:type="dxa"/>
            </w:tcMar>
          </w:tcPr>
          <w:p w14:paraId="000003C0" w14:textId="77777777" w:rsidR="00F718CE" w:rsidRPr="007B2861" w:rsidRDefault="00000000">
            <w:pPr>
              <w:spacing w:after="120"/>
              <w:jc w:val="both"/>
              <w:rPr>
                <w:b/>
              </w:rPr>
            </w:pPr>
            <w:r w:rsidRPr="007B2861">
              <w:rPr>
                <w:b/>
              </w:rPr>
              <w:t>Puertos físicos</w:t>
            </w:r>
          </w:p>
          <w:p w14:paraId="000003C1" w14:textId="77777777" w:rsidR="00F718CE" w:rsidRPr="007B2861" w:rsidRDefault="00000000">
            <w:pPr>
              <w:spacing w:after="120"/>
              <w:jc w:val="both"/>
            </w:pPr>
            <w:r w:rsidRPr="007B2861">
              <w:t xml:space="preserve">Estos son conectores integrados en una tarjeta de expansión o en la placa base de la computadora. Está especialmente diseñado con características electrónicas para conectar varios dispositivos externos o periféricos a la computadora. Los conectores hembra, generalmente se encuentran en placas base o cajas, mientras que los conectores macho se encuentran en dispositivos o cables. </w:t>
            </w:r>
          </w:p>
        </w:tc>
        <w:tc>
          <w:tcPr>
            <w:tcW w:w="3356" w:type="dxa"/>
            <w:shd w:val="clear" w:color="auto" w:fill="auto"/>
            <w:tcMar>
              <w:top w:w="100" w:type="dxa"/>
              <w:left w:w="100" w:type="dxa"/>
              <w:bottom w:w="100" w:type="dxa"/>
              <w:right w:w="100" w:type="dxa"/>
            </w:tcMar>
          </w:tcPr>
          <w:p w14:paraId="000003C3" w14:textId="77777777" w:rsidR="00F718CE" w:rsidRDefault="00000000">
            <w:pPr>
              <w:widowControl w:val="0"/>
            </w:pPr>
            <w:r>
              <w:rPr>
                <w:noProof/>
              </w:rPr>
              <w:drawing>
                <wp:inline distT="0" distB="0" distL="0" distR="0">
                  <wp:extent cx="1419055" cy="1312490"/>
                  <wp:effectExtent l="0" t="0" r="0" b="0"/>
                  <wp:docPr id="133" name="image25.jpg" descr="icono de puerto del equipo. signo de puerto de equipo"/>
                  <wp:cNvGraphicFramePr/>
                  <a:graphic xmlns:a="http://schemas.openxmlformats.org/drawingml/2006/main">
                    <a:graphicData uri="http://schemas.openxmlformats.org/drawingml/2006/picture">
                      <pic:pic xmlns:pic="http://schemas.openxmlformats.org/drawingml/2006/picture">
                        <pic:nvPicPr>
                          <pic:cNvPr id="0" name="image25.jpg" descr="icono de puerto del equipo. signo de puerto de equipo"/>
                          <pic:cNvPicPr preferRelativeResize="0"/>
                        </pic:nvPicPr>
                        <pic:blipFill>
                          <a:blip r:embed="rId132"/>
                          <a:srcRect t="14122"/>
                          <a:stretch>
                            <a:fillRect/>
                          </a:stretch>
                        </pic:blipFill>
                        <pic:spPr>
                          <a:xfrm>
                            <a:off x="0" y="0"/>
                            <a:ext cx="1419055" cy="1312490"/>
                          </a:xfrm>
                          <a:prstGeom prst="rect">
                            <a:avLst/>
                          </a:prstGeom>
                          <a:ln/>
                        </pic:spPr>
                      </pic:pic>
                    </a:graphicData>
                  </a:graphic>
                </wp:inline>
              </w:drawing>
            </w:r>
          </w:p>
          <w:p w14:paraId="000003C4" w14:textId="77777777" w:rsidR="00F718CE" w:rsidRDefault="00000000">
            <w:pPr>
              <w:widowControl w:val="0"/>
            </w:pPr>
            <w:r>
              <w:t>Imagen de referente (o similar):</w:t>
            </w:r>
          </w:p>
          <w:p w14:paraId="000003C5" w14:textId="77777777" w:rsidR="00F718CE" w:rsidRDefault="00000000">
            <w:pPr>
              <w:widowControl w:val="0"/>
              <w:rPr>
                <w:b/>
              </w:rPr>
            </w:pPr>
            <w:hyperlink r:id="rId133">
              <w:r>
                <w:rPr>
                  <w:color w:val="0000FF"/>
                  <w:u w:val="single"/>
                </w:rPr>
                <w:t>https://www.shutterstock.com/image-vector/computer-port-icon-sign-600w-435489040.jpg</w:t>
              </w:r>
            </w:hyperlink>
            <w:r>
              <w:t xml:space="preserve"> </w:t>
            </w:r>
          </w:p>
          <w:p w14:paraId="000003C6" w14:textId="77777777" w:rsidR="00F718CE" w:rsidRDefault="00000000">
            <w:pPr>
              <w:widowControl w:val="0"/>
            </w:pPr>
            <w:r>
              <w:rPr>
                <w:b/>
              </w:rPr>
              <w:t>Imagen</w:t>
            </w:r>
            <w:r>
              <w:t xml:space="preserve"> 228116_i68</w:t>
            </w:r>
          </w:p>
        </w:tc>
      </w:tr>
      <w:tr w:rsidR="00F718CE" w14:paraId="2147E9D5" w14:textId="77777777">
        <w:trPr>
          <w:trHeight w:val="420"/>
        </w:trPr>
        <w:tc>
          <w:tcPr>
            <w:tcW w:w="10056" w:type="dxa"/>
            <w:gridSpan w:val="2"/>
            <w:shd w:val="clear" w:color="auto" w:fill="auto"/>
            <w:tcMar>
              <w:top w:w="100" w:type="dxa"/>
              <w:left w:w="100" w:type="dxa"/>
              <w:bottom w:w="100" w:type="dxa"/>
              <w:right w:w="100" w:type="dxa"/>
            </w:tcMar>
          </w:tcPr>
          <w:p w14:paraId="000003C7" w14:textId="77777777" w:rsidR="00F718CE" w:rsidRDefault="00000000">
            <w:pPr>
              <w:rPr>
                <w:b/>
                <w:color w:val="000000"/>
              </w:rPr>
            </w:pPr>
            <w:r>
              <w:rPr>
                <w:b/>
                <w:color w:val="000000"/>
              </w:rPr>
              <w:lastRenderedPageBreak/>
              <w:t>Puerto lógico</w:t>
            </w:r>
          </w:p>
          <w:p w14:paraId="000003C8" w14:textId="77777777" w:rsidR="00F718CE" w:rsidRDefault="00000000">
            <w:pPr>
              <w:pBdr>
                <w:top w:val="nil"/>
                <w:left w:val="nil"/>
                <w:bottom w:val="nil"/>
                <w:right w:val="nil"/>
                <w:between w:val="nil"/>
              </w:pBdr>
              <w:rPr>
                <w:color w:val="000000"/>
              </w:rPr>
            </w:pPr>
            <w:r>
              <w:rPr>
                <w:color w:val="000000"/>
              </w:rPr>
              <w:t>Son puntos de acceso entre ordenadores para utilizar servicios y transferir datos entre ellos.</w:t>
            </w:r>
          </w:p>
          <w:p w14:paraId="000003C9" w14:textId="77777777" w:rsidR="00F718CE" w:rsidRDefault="00F718CE">
            <w:pPr>
              <w:pBdr>
                <w:top w:val="nil"/>
                <w:left w:val="nil"/>
                <w:bottom w:val="nil"/>
                <w:right w:val="nil"/>
                <w:between w:val="nil"/>
              </w:pBdr>
              <w:ind w:left="567"/>
              <w:rPr>
                <w:color w:val="000000"/>
              </w:rPr>
            </w:pPr>
          </w:p>
          <w:p w14:paraId="000003CA" w14:textId="77777777" w:rsidR="00F718CE" w:rsidRDefault="00000000">
            <w:pPr>
              <w:numPr>
                <w:ilvl w:val="1"/>
                <w:numId w:val="3"/>
              </w:numPr>
              <w:pBdr>
                <w:top w:val="nil"/>
                <w:left w:val="nil"/>
                <w:bottom w:val="nil"/>
                <w:right w:val="nil"/>
                <w:between w:val="nil"/>
              </w:pBdr>
              <w:ind w:left="321" w:hanging="284"/>
              <w:rPr>
                <w:color w:val="000000"/>
              </w:rPr>
            </w:pPr>
            <w:r>
              <w:rPr>
                <w:color w:val="000000"/>
              </w:rPr>
              <w:t>PCI.</w:t>
            </w:r>
          </w:p>
          <w:p w14:paraId="000003CB" w14:textId="77777777" w:rsidR="00F718CE" w:rsidRDefault="00000000">
            <w:pPr>
              <w:numPr>
                <w:ilvl w:val="1"/>
                <w:numId w:val="3"/>
              </w:numPr>
              <w:pBdr>
                <w:top w:val="nil"/>
                <w:left w:val="nil"/>
                <w:bottom w:val="nil"/>
                <w:right w:val="nil"/>
                <w:between w:val="nil"/>
              </w:pBdr>
              <w:ind w:left="321" w:hanging="284"/>
              <w:rPr>
                <w:color w:val="000000"/>
              </w:rPr>
            </w:pPr>
            <w:r>
              <w:rPr>
                <w:color w:val="000000"/>
              </w:rPr>
              <w:t>PCI exprés.</w:t>
            </w:r>
          </w:p>
          <w:p w14:paraId="000003CC" w14:textId="77777777" w:rsidR="00F718CE" w:rsidRDefault="00000000">
            <w:pPr>
              <w:numPr>
                <w:ilvl w:val="1"/>
                <w:numId w:val="3"/>
              </w:numPr>
              <w:pBdr>
                <w:top w:val="nil"/>
                <w:left w:val="nil"/>
                <w:bottom w:val="nil"/>
                <w:right w:val="nil"/>
                <w:between w:val="nil"/>
              </w:pBdr>
              <w:ind w:left="321" w:hanging="284"/>
              <w:rPr>
                <w:color w:val="000000"/>
              </w:rPr>
            </w:pPr>
            <w:r>
              <w:rPr>
                <w:color w:val="000000"/>
              </w:rPr>
              <w:t>Puertos de memoria.</w:t>
            </w:r>
          </w:p>
          <w:p w14:paraId="000003CD" w14:textId="77777777" w:rsidR="00F718CE" w:rsidRDefault="00000000">
            <w:pPr>
              <w:numPr>
                <w:ilvl w:val="1"/>
                <w:numId w:val="3"/>
              </w:numPr>
              <w:pBdr>
                <w:top w:val="nil"/>
                <w:left w:val="nil"/>
                <w:bottom w:val="nil"/>
                <w:right w:val="nil"/>
                <w:between w:val="nil"/>
              </w:pBdr>
              <w:ind w:left="321" w:hanging="284"/>
              <w:rPr>
                <w:color w:val="000000"/>
              </w:rPr>
            </w:pPr>
            <w:r>
              <w:rPr>
                <w:color w:val="000000"/>
              </w:rPr>
              <w:t>Puertos inalámbricos.</w:t>
            </w:r>
          </w:p>
          <w:p w14:paraId="000003CE" w14:textId="77777777" w:rsidR="00F718CE" w:rsidRDefault="00000000">
            <w:pPr>
              <w:numPr>
                <w:ilvl w:val="1"/>
                <w:numId w:val="3"/>
              </w:numPr>
              <w:pBdr>
                <w:top w:val="nil"/>
                <w:left w:val="nil"/>
                <w:bottom w:val="nil"/>
                <w:right w:val="nil"/>
                <w:between w:val="nil"/>
              </w:pBdr>
              <w:ind w:left="321" w:hanging="284"/>
              <w:rPr>
                <w:color w:val="000000"/>
              </w:rPr>
            </w:pPr>
            <w:r>
              <w:rPr>
                <w:color w:val="000000"/>
              </w:rPr>
              <w:t>Puerto USB.</w:t>
            </w:r>
          </w:p>
          <w:p w14:paraId="000003CF" w14:textId="77777777" w:rsidR="00F718CE" w:rsidRDefault="00F718CE">
            <w:pPr>
              <w:ind w:left="426"/>
              <w:jc w:val="both"/>
              <w:rPr>
                <w:b/>
                <w:color w:val="7F7F7F"/>
              </w:rPr>
            </w:pPr>
          </w:p>
          <w:p w14:paraId="000003D0" w14:textId="77777777" w:rsidR="00F718CE" w:rsidRDefault="00F718CE">
            <w:pPr>
              <w:spacing w:after="120"/>
              <w:jc w:val="both"/>
            </w:pPr>
          </w:p>
        </w:tc>
        <w:tc>
          <w:tcPr>
            <w:tcW w:w="3356" w:type="dxa"/>
            <w:shd w:val="clear" w:color="auto" w:fill="auto"/>
            <w:tcMar>
              <w:top w:w="100" w:type="dxa"/>
              <w:left w:w="100" w:type="dxa"/>
              <w:bottom w:w="100" w:type="dxa"/>
              <w:right w:w="100" w:type="dxa"/>
            </w:tcMar>
          </w:tcPr>
          <w:p w14:paraId="000003D2" w14:textId="77777777" w:rsidR="00F718CE" w:rsidRDefault="00000000">
            <w:pPr>
              <w:widowControl w:val="0"/>
            </w:pPr>
            <w:r>
              <w:rPr>
                <w:noProof/>
              </w:rPr>
              <w:drawing>
                <wp:inline distT="0" distB="0" distL="0" distR="0">
                  <wp:extent cx="1319508" cy="1239232"/>
                  <wp:effectExtent l="0" t="0" r="0" b="0"/>
                  <wp:docPr id="134" name="image32.jpg" descr="riser card cheep, hand drawn vector illustration."/>
                  <wp:cNvGraphicFramePr/>
                  <a:graphic xmlns:a="http://schemas.openxmlformats.org/drawingml/2006/main">
                    <a:graphicData uri="http://schemas.openxmlformats.org/drawingml/2006/picture">
                      <pic:pic xmlns:pic="http://schemas.openxmlformats.org/drawingml/2006/picture">
                        <pic:nvPicPr>
                          <pic:cNvPr id="0" name="image32.jpg" descr="riser card cheep, hand drawn vector illustration."/>
                          <pic:cNvPicPr preferRelativeResize="0"/>
                        </pic:nvPicPr>
                        <pic:blipFill>
                          <a:blip r:embed="rId134"/>
                          <a:srcRect t="12798"/>
                          <a:stretch>
                            <a:fillRect/>
                          </a:stretch>
                        </pic:blipFill>
                        <pic:spPr>
                          <a:xfrm>
                            <a:off x="0" y="0"/>
                            <a:ext cx="1319508" cy="1239232"/>
                          </a:xfrm>
                          <a:prstGeom prst="rect">
                            <a:avLst/>
                          </a:prstGeom>
                          <a:ln/>
                        </pic:spPr>
                      </pic:pic>
                    </a:graphicData>
                  </a:graphic>
                </wp:inline>
              </w:drawing>
            </w:r>
          </w:p>
          <w:p w14:paraId="000003D3" w14:textId="77777777" w:rsidR="00F718CE" w:rsidRDefault="00000000">
            <w:pPr>
              <w:widowControl w:val="0"/>
            </w:pPr>
            <w:r>
              <w:t>Imagen de referente (o similar):</w:t>
            </w:r>
          </w:p>
          <w:p w14:paraId="000003D4" w14:textId="77777777" w:rsidR="00F718CE" w:rsidRDefault="00000000">
            <w:pPr>
              <w:widowControl w:val="0"/>
            </w:pPr>
            <w:hyperlink r:id="rId135">
              <w:r>
                <w:rPr>
                  <w:color w:val="0000FF"/>
                  <w:u w:val="single"/>
                </w:rPr>
                <w:t>https://www.shutterstock.com/image-vector/riser-card-cheep-hand-drawn-600w-702592315.jpg</w:t>
              </w:r>
            </w:hyperlink>
            <w:r>
              <w:t xml:space="preserve">  </w:t>
            </w:r>
          </w:p>
          <w:p w14:paraId="000003D5" w14:textId="77777777" w:rsidR="00F718CE" w:rsidRDefault="00000000">
            <w:pPr>
              <w:widowControl w:val="0"/>
            </w:pPr>
            <w:r>
              <w:rPr>
                <w:b/>
              </w:rPr>
              <w:t>Imagen</w:t>
            </w:r>
            <w:r>
              <w:t xml:space="preserve"> 228116_i69</w:t>
            </w:r>
          </w:p>
        </w:tc>
      </w:tr>
    </w:tbl>
    <w:p w14:paraId="000003D6" w14:textId="77777777" w:rsidR="00F718CE" w:rsidRDefault="00F718CE"/>
    <w:tbl>
      <w:tblPr>
        <w:tblStyle w:val="afffffffffff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18CE" w14:paraId="5EE251B7" w14:textId="77777777">
        <w:trPr>
          <w:trHeight w:val="444"/>
        </w:trPr>
        <w:tc>
          <w:tcPr>
            <w:tcW w:w="13422" w:type="dxa"/>
            <w:shd w:val="clear" w:color="auto" w:fill="8DB3E2"/>
          </w:tcPr>
          <w:p w14:paraId="000003D7" w14:textId="77777777" w:rsidR="00F718CE"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F718CE" w14:paraId="2B65C24F" w14:textId="77777777">
        <w:tc>
          <w:tcPr>
            <w:tcW w:w="13422" w:type="dxa"/>
          </w:tcPr>
          <w:p w14:paraId="000003D8" w14:textId="77777777" w:rsidR="00F718CE" w:rsidRPr="007B2861" w:rsidRDefault="00000000">
            <w:r w:rsidRPr="007B2861">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3D9" w14:textId="77777777" w:rsidR="00F718CE" w:rsidRDefault="00F718CE"/>
    <w:p w14:paraId="000003DA" w14:textId="77777777" w:rsidR="00F718CE" w:rsidRDefault="00F718CE"/>
    <w:p w14:paraId="000003DB" w14:textId="77777777" w:rsidR="00F718CE" w:rsidRDefault="00F718CE"/>
    <w:p w14:paraId="000003DC" w14:textId="77777777" w:rsidR="00F718CE" w:rsidRDefault="00F718CE"/>
    <w:p w14:paraId="000003DD" w14:textId="77777777" w:rsidR="00F718CE" w:rsidRDefault="00000000">
      <w:pPr>
        <w:spacing w:after="120" w:line="240" w:lineRule="auto"/>
        <w:rPr>
          <w:b/>
        </w:rPr>
      </w:pPr>
      <w:r>
        <w:rPr>
          <w:b/>
        </w:rPr>
        <w:t>SÍNTESIS</w:t>
      </w:r>
    </w:p>
    <w:tbl>
      <w:tblPr>
        <w:tblStyle w:val="affffffffff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4"/>
        <w:gridCol w:w="11538"/>
      </w:tblGrid>
      <w:tr w:rsidR="00F718CE" w14:paraId="79DC0898" w14:textId="77777777">
        <w:tc>
          <w:tcPr>
            <w:tcW w:w="1884" w:type="dxa"/>
            <w:shd w:val="clear" w:color="auto" w:fill="C6D9F1"/>
          </w:tcPr>
          <w:p w14:paraId="000003DE" w14:textId="77777777" w:rsidR="00F718CE" w:rsidRDefault="00000000">
            <w:pPr>
              <w:jc w:val="center"/>
              <w:rPr>
                <w:b/>
              </w:rPr>
            </w:pPr>
            <w:r>
              <w:rPr>
                <w:b/>
              </w:rPr>
              <w:t>Tipo de recurso</w:t>
            </w:r>
          </w:p>
        </w:tc>
        <w:tc>
          <w:tcPr>
            <w:tcW w:w="11538" w:type="dxa"/>
            <w:shd w:val="clear" w:color="auto" w:fill="C6D9F1"/>
          </w:tcPr>
          <w:p w14:paraId="000003DF" w14:textId="77777777" w:rsidR="00F718CE" w:rsidRDefault="00000000">
            <w:pPr>
              <w:jc w:val="center"/>
            </w:pPr>
            <w:r>
              <w:t>Síntesis</w:t>
            </w:r>
          </w:p>
        </w:tc>
      </w:tr>
      <w:tr w:rsidR="00F718CE" w14:paraId="09429C65" w14:textId="77777777">
        <w:tc>
          <w:tcPr>
            <w:tcW w:w="13422" w:type="dxa"/>
            <w:gridSpan w:val="2"/>
          </w:tcPr>
          <w:p w14:paraId="000003E0" w14:textId="77777777" w:rsidR="00F718CE" w:rsidRDefault="00000000">
            <w:pPr>
              <w:rPr>
                <w:color w:val="BFBFBF"/>
              </w:rPr>
            </w:pPr>
            <w:r>
              <w:t>Nombre del programa de formación: Implementación de infraestructura de tecnologías de la información y las comunicaciones</w:t>
            </w:r>
          </w:p>
          <w:p w14:paraId="000003E1" w14:textId="77777777" w:rsidR="00F718CE" w:rsidRDefault="00000000">
            <w:pPr>
              <w:rPr>
                <w:color w:val="BFBFBF"/>
              </w:rPr>
            </w:pPr>
            <w:r>
              <w:br/>
              <w:t>Síntesis: Soporte técnico a la infraestructura TI</w:t>
            </w:r>
          </w:p>
        </w:tc>
      </w:tr>
      <w:tr w:rsidR="00F718CE" w14:paraId="5B7674D4" w14:textId="77777777">
        <w:tc>
          <w:tcPr>
            <w:tcW w:w="1884" w:type="dxa"/>
            <w:shd w:val="clear" w:color="auto" w:fill="C6D9F1"/>
          </w:tcPr>
          <w:p w14:paraId="000003E3" w14:textId="77777777" w:rsidR="00F718CE" w:rsidRDefault="00000000">
            <w:pPr>
              <w:rPr>
                <w:b/>
              </w:rPr>
            </w:pPr>
            <w:r>
              <w:rPr>
                <w:b/>
              </w:rPr>
              <w:t>Introducción</w:t>
            </w:r>
          </w:p>
          <w:p w14:paraId="000003E4" w14:textId="77777777" w:rsidR="00F718CE" w:rsidRDefault="00F718CE">
            <w:pPr>
              <w:rPr>
                <w:color w:val="BFBFBF"/>
              </w:rPr>
            </w:pPr>
          </w:p>
        </w:tc>
        <w:tc>
          <w:tcPr>
            <w:tcW w:w="11538" w:type="dxa"/>
          </w:tcPr>
          <w:p w14:paraId="000003E5" w14:textId="77777777" w:rsidR="00F718CE" w:rsidRDefault="00000000">
            <w:r>
              <w:t>Estimado aprendiz, le invitamos a revisar el resumen de las temáticas abordadas en el desarrollo del componente formativo.</w:t>
            </w:r>
          </w:p>
          <w:p w14:paraId="000003E6" w14:textId="77777777" w:rsidR="00F718CE" w:rsidRDefault="00F718CE"/>
        </w:tc>
      </w:tr>
      <w:tr w:rsidR="00F718CE" w14:paraId="66DC862E" w14:textId="77777777">
        <w:tc>
          <w:tcPr>
            <w:tcW w:w="13422" w:type="dxa"/>
            <w:gridSpan w:val="2"/>
          </w:tcPr>
          <w:p w14:paraId="000003E7" w14:textId="77777777" w:rsidR="00F718CE" w:rsidRDefault="00000000">
            <w:pPr>
              <w:jc w:val="center"/>
              <w:rPr>
                <w:b/>
              </w:rPr>
            </w:pPr>
            <w:r>
              <w:rPr>
                <w:noProof/>
              </w:rPr>
              <w:lastRenderedPageBreak/>
              <mc:AlternateContent>
                <mc:Choice Requires="wpg">
                  <w:drawing>
                    <wp:inline distT="0" distB="0" distL="0" distR="0">
                      <wp:extent cx="6048375" cy="3204878"/>
                      <wp:effectExtent l="0" t="0" r="0" b="0"/>
                      <wp:docPr id="1021" name="Grupo 1021"/>
                      <wp:cNvGraphicFramePr/>
                      <a:graphic xmlns:a="http://schemas.openxmlformats.org/drawingml/2006/main">
                        <a:graphicData uri="http://schemas.microsoft.com/office/word/2010/wordprocessingGroup">
                          <wpg:wgp>
                            <wpg:cNvGrpSpPr/>
                            <wpg:grpSpPr>
                              <a:xfrm>
                                <a:off x="0" y="0"/>
                                <a:ext cx="6048375" cy="3204878"/>
                                <a:chOff x="2321800" y="2177500"/>
                                <a:chExt cx="6048400" cy="3205000"/>
                              </a:xfrm>
                            </wpg:grpSpPr>
                            <wpg:grpSp>
                              <wpg:cNvPr id="1022" name="Grupo 1022"/>
                              <wpg:cNvGrpSpPr/>
                              <wpg:grpSpPr>
                                <a:xfrm>
                                  <a:off x="2321813" y="2177561"/>
                                  <a:ext cx="6048375" cy="3204878"/>
                                  <a:chOff x="2321800" y="2165225"/>
                                  <a:chExt cx="6048400" cy="3217250"/>
                                </a:xfrm>
                              </wpg:grpSpPr>
                              <wps:wsp>
                                <wps:cNvPr id="1023" name="Rectángulo 1023"/>
                                <wps:cNvSpPr/>
                                <wps:spPr>
                                  <a:xfrm>
                                    <a:off x="2321800" y="2165225"/>
                                    <a:ext cx="6048400" cy="3217250"/>
                                  </a:xfrm>
                                  <a:prstGeom prst="rect">
                                    <a:avLst/>
                                  </a:prstGeom>
                                  <a:noFill/>
                                  <a:ln>
                                    <a:noFill/>
                                  </a:ln>
                                </wps:spPr>
                                <wps:txbx>
                                  <w:txbxContent>
                                    <w:p w14:paraId="37909A59"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1024" name="Grupo 1024"/>
                                <wpg:cNvGrpSpPr/>
                                <wpg:grpSpPr>
                                  <a:xfrm>
                                    <a:off x="2321813" y="2177561"/>
                                    <a:ext cx="6048375" cy="3204878"/>
                                    <a:chOff x="0" y="0"/>
                                    <a:chExt cx="6048375" cy="3212725"/>
                                  </a:xfrm>
                                </wpg:grpSpPr>
                                <wps:wsp>
                                  <wps:cNvPr id="1025" name="Rectángulo 1025"/>
                                  <wps:cNvSpPr/>
                                  <wps:spPr>
                                    <a:xfrm>
                                      <a:off x="0" y="0"/>
                                      <a:ext cx="6048375" cy="3212725"/>
                                    </a:xfrm>
                                    <a:prstGeom prst="rect">
                                      <a:avLst/>
                                    </a:prstGeom>
                                    <a:noFill/>
                                    <a:ln>
                                      <a:noFill/>
                                    </a:ln>
                                  </wps:spPr>
                                  <wps:txbx>
                                    <w:txbxContent>
                                      <w:p w14:paraId="109EE6BC" w14:textId="77777777" w:rsidR="00F718CE" w:rsidRDefault="00F718CE">
                                        <w:pPr>
                                          <w:spacing w:line="240" w:lineRule="auto"/>
                                          <w:textDirection w:val="btLr"/>
                                        </w:pPr>
                                      </w:p>
                                    </w:txbxContent>
                                  </wps:txbx>
                                  <wps:bodyPr spcFirstLastPara="1" wrap="square" lIns="91425" tIns="91425" rIns="91425" bIns="91425" anchor="ctr" anchorCtr="0">
                                    <a:noAutofit/>
                                  </wps:bodyPr>
                                </wps:wsp>
                                <wpg:grpSp>
                                  <wpg:cNvPr id="1026" name="Grupo 1026"/>
                                  <wpg:cNvGrpSpPr/>
                                  <wpg:grpSpPr>
                                    <a:xfrm>
                                      <a:off x="0" y="0"/>
                                      <a:ext cx="6048375" cy="3200400"/>
                                      <a:chOff x="0" y="0"/>
                                      <a:chExt cx="6048375" cy="3200400"/>
                                    </a:xfrm>
                                  </wpg:grpSpPr>
                                  <wps:wsp>
                                    <wps:cNvPr id="1027" name="Rectángulo 1027"/>
                                    <wps:cNvSpPr/>
                                    <wps:spPr>
                                      <a:xfrm>
                                        <a:off x="0" y="0"/>
                                        <a:ext cx="6048375" cy="3200400"/>
                                      </a:xfrm>
                                      <a:prstGeom prst="rect">
                                        <a:avLst/>
                                      </a:prstGeom>
                                      <a:noFill/>
                                      <a:ln>
                                        <a:noFill/>
                                      </a:ln>
                                    </wps:spPr>
                                    <wps:txbx>
                                      <w:txbxContent>
                                        <w:p w14:paraId="2156C4DD"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28" name="Forma libre: forma 1028"/>
                                    <wps:cNvSpPr/>
                                    <wps:spPr>
                                      <a:xfrm>
                                        <a:off x="4259980" y="1159529"/>
                                        <a:ext cx="143696" cy="1801001"/>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29" name="Forma libre: forma 1029"/>
                                    <wps:cNvSpPr/>
                                    <wps:spPr>
                                      <a:xfrm>
                                        <a:off x="4259980" y="1159529"/>
                                        <a:ext cx="143696" cy="1120835"/>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30" name="Forma libre: forma 1030"/>
                                    <wps:cNvSpPr/>
                                    <wps:spPr>
                                      <a:xfrm>
                                        <a:off x="4259980" y="1159529"/>
                                        <a:ext cx="143696" cy="440670"/>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31" name="Forma libre: forma 1031"/>
                                    <wps:cNvSpPr/>
                                    <wps:spPr>
                                      <a:xfrm>
                                        <a:off x="2904440" y="479364"/>
                                        <a:ext cx="1738732" cy="20117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032" name="Forma libre: forma 1032"/>
                                    <wps:cNvSpPr/>
                                    <wps:spPr>
                                      <a:xfrm>
                                        <a:off x="3100825" y="1159529"/>
                                        <a:ext cx="143696" cy="1801001"/>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33" name="Forma libre: forma 1033"/>
                                    <wps:cNvSpPr/>
                                    <wps:spPr>
                                      <a:xfrm>
                                        <a:off x="3100825" y="1159529"/>
                                        <a:ext cx="143696" cy="1120835"/>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34" name="Forma libre: forma 1034"/>
                                    <wps:cNvSpPr/>
                                    <wps:spPr>
                                      <a:xfrm>
                                        <a:off x="3100825" y="1159529"/>
                                        <a:ext cx="143696" cy="440670"/>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35" name="Forma libre: forma 1035"/>
                                    <wps:cNvSpPr/>
                                    <wps:spPr>
                                      <a:xfrm>
                                        <a:off x="2904440" y="479364"/>
                                        <a:ext cx="579577" cy="20117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036" name="Forma libre: forma 1036"/>
                                    <wps:cNvSpPr/>
                                    <wps:spPr>
                                      <a:xfrm>
                                        <a:off x="1941670" y="1159529"/>
                                        <a:ext cx="143696" cy="1801001"/>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37" name="Forma libre: forma 1037"/>
                                    <wps:cNvSpPr/>
                                    <wps:spPr>
                                      <a:xfrm>
                                        <a:off x="1941670" y="1159529"/>
                                        <a:ext cx="143696" cy="1120835"/>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38" name="Forma libre: forma 1038"/>
                                    <wps:cNvSpPr/>
                                    <wps:spPr>
                                      <a:xfrm>
                                        <a:off x="1941670" y="1159529"/>
                                        <a:ext cx="143696" cy="440670"/>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39" name="Forma libre: forma 1039"/>
                                    <wps:cNvSpPr/>
                                    <wps:spPr>
                                      <a:xfrm>
                                        <a:off x="2324862" y="479364"/>
                                        <a:ext cx="579577" cy="20117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040" name="Forma libre: forma 1040"/>
                                    <wps:cNvSpPr/>
                                    <wps:spPr>
                                      <a:xfrm>
                                        <a:off x="782515" y="1159529"/>
                                        <a:ext cx="143696" cy="1801001"/>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41" name="Forma libre: forma 1041"/>
                                    <wps:cNvSpPr/>
                                    <wps:spPr>
                                      <a:xfrm>
                                        <a:off x="782515" y="1159529"/>
                                        <a:ext cx="143696" cy="1120835"/>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42" name="Forma libre: forma 1042"/>
                                    <wps:cNvSpPr/>
                                    <wps:spPr>
                                      <a:xfrm>
                                        <a:off x="782515" y="1159529"/>
                                        <a:ext cx="143696" cy="440670"/>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43" name="Forma libre: forma 1043"/>
                                    <wps:cNvSpPr/>
                                    <wps:spPr>
                                      <a:xfrm>
                                        <a:off x="1165707" y="479364"/>
                                        <a:ext cx="1738732" cy="20117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044" name="Rectángulo 1044"/>
                                    <wps:cNvSpPr/>
                                    <wps:spPr>
                                      <a:xfrm>
                                        <a:off x="1475005" y="374"/>
                                        <a:ext cx="2858868" cy="478989"/>
                                      </a:xfrm>
                                      <a:prstGeom prst="rect">
                                        <a:avLst/>
                                      </a:prstGeom>
                                      <a:solidFill>
                                        <a:srgbClr val="BF504D"/>
                                      </a:solidFill>
                                      <a:ln w="25400" cap="flat" cmpd="sng">
                                        <a:solidFill>
                                          <a:schemeClr val="lt1"/>
                                        </a:solidFill>
                                        <a:prstDash val="solid"/>
                                        <a:round/>
                                        <a:headEnd type="none" w="sm" len="sm"/>
                                        <a:tailEnd type="none" w="sm" len="sm"/>
                                      </a:ln>
                                    </wps:spPr>
                                    <wps:txbx>
                                      <w:txbxContent>
                                        <w:p w14:paraId="1C249C86"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45" name="Rectángulo 1045"/>
                                    <wps:cNvSpPr/>
                                    <wps:spPr>
                                      <a:xfrm>
                                        <a:off x="1475005" y="374"/>
                                        <a:ext cx="2858868" cy="478989"/>
                                      </a:xfrm>
                                      <a:prstGeom prst="rect">
                                        <a:avLst/>
                                      </a:prstGeom>
                                      <a:noFill/>
                                      <a:ln>
                                        <a:noFill/>
                                      </a:ln>
                                    </wps:spPr>
                                    <wps:txbx>
                                      <w:txbxContent>
                                        <w:p w14:paraId="615177E7" w14:textId="77777777" w:rsidR="00F718CE" w:rsidRDefault="00000000">
                                          <w:pPr>
                                            <w:spacing w:line="215" w:lineRule="auto"/>
                                            <w:jc w:val="center"/>
                                            <w:textDirection w:val="btLr"/>
                                          </w:pPr>
                                          <w:r>
                                            <w:rPr>
                                              <w:rFonts w:ascii="Cambria" w:eastAsia="Cambria" w:hAnsi="Cambria" w:cs="Cambria"/>
                                              <w:color w:val="000000"/>
                                              <w:sz w:val="24"/>
                                            </w:rPr>
                                            <w:t>Soporte técnico a la infraestructura TI</w:t>
                                          </w:r>
                                        </w:p>
                                      </w:txbxContent>
                                    </wps:txbx>
                                    <wps:bodyPr spcFirstLastPara="1" wrap="square" lIns="7600" tIns="7600" rIns="7600" bIns="7600" anchor="ctr" anchorCtr="0">
                                      <a:noAutofit/>
                                    </wps:bodyPr>
                                  </wps:wsp>
                                  <wps:wsp>
                                    <wps:cNvPr id="1046" name="Rectángulo 1046"/>
                                    <wps:cNvSpPr/>
                                    <wps:spPr>
                                      <a:xfrm>
                                        <a:off x="686717" y="680539"/>
                                        <a:ext cx="957979" cy="47898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0F6B9A33"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47" name="Rectángulo 1047"/>
                                    <wps:cNvSpPr/>
                                    <wps:spPr>
                                      <a:xfrm>
                                        <a:off x="686717" y="680539"/>
                                        <a:ext cx="957979" cy="478989"/>
                                      </a:xfrm>
                                      <a:prstGeom prst="rect">
                                        <a:avLst/>
                                      </a:prstGeom>
                                      <a:noFill/>
                                      <a:ln>
                                        <a:noFill/>
                                      </a:ln>
                                    </wps:spPr>
                                    <wps:txbx>
                                      <w:txbxContent>
                                        <w:p w14:paraId="2A51A49F" w14:textId="77777777" w:rsidR="00F718CE" w:rsidRDefault="00000000">
                                          <w:pPr>
                                            <w:spacing w:line="215" w:lineRule="auto"/>
                                            <w:jc w:val="center"/>
                                            <w:textDirection w:val="btLr"/>
                                          </w:pPr>
                                          <w:r>
                                            <w:rPr>
                                              <w:rFonts w:ascii="Cambria" w:eastAsia="Cambria" w:hAnsi="Cambria" w:cs="Cambria"/>
                                              <w:color w:val="000000"/>
                                            </w:rPr>
                                            <w:t>Problemas de soporte</w:t>
                                          </w:r>
                                        </w:p>
                                      </w:txbxContent>
                                    </wps:txbx>
                                    <wps:bodyPr spcFirstLastPara="1" wrap="square" lIns="6975" tIns="6975" rIns="6975" bIns="6975" anchor="ctr" anchorCtr="0">
                                      <a:noAutofit/>
                                    </wps:bodyPr>
                                  </wps:wsp>
                                  <wps:wsp>
                                    <wps:cNvPr id="1048" name="Rectángulo 1048"/>
                                    <wps:cNvSpPr/>
                                    <wps:spPr>
                                      <a:xfrm>
                                        <a:off x="926212" y="1360705"/>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0C0B537F"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49" name="Rectángulo 1049"/>
                                    <wps:cNvSpPr/>
                                    <wps:spPr>
                                      <a:xfrm>
                                        <a:off x="926212" y="1360705"/>
                                        <a:ext cx="957979" cy="478989"/>
                                      </a:xfrm>
                                      <a:prstGeom prst="rect">
                                        <a:avLst/>
                                      </a:prstGeom>
                                      <a:noFill/>
                                      <a:ln>
                                        <a:noFill/>
                                      </a:ln>
                                    </wps:spPr>
                                    <wps:txbx>
                                      <w:txbxContent>
                                        <w:p w14:paraId="144A43B3" w14:textId="77777777" w:rsidR="00F718CE" w:rsidRDefault="00000000">
                                          <w:pPr>
                                            <w:spacing w:line="215" w:lineRule="auto"/>
                                            <w:jc w:val="center"/>
                                            <w:textDirection w:val="btLr"/>
                                          </w:pPr>
                                          <w:r>
                                            <w:rPr>
                                              <w:rFonts w:ascii="Cambria" w:eastAsia="Cambria" w:hAnsi="Cambria" w:cs="Cambria"/>
                                              <w:color w:val="000000"/>
                                            </w:rPr>
                                            <w:t>Tipos de problemas</w:t>
                                          </w:r>
                                        </w:p>
                                      </w:txbxContent>
                                    </wps:txbx>
                                    <wps:bodyPr spcFirstLastPara="1" wrap="square" lIns="6975" tIns="6975" rIns="6975" bIns="6975" anchor="ctr" anchorCtr="0">
                                      <a:noAutofit/>
                                    </wps:bodyPr>
                                  </wps:wsp>
                                  <wps:wsp>
                                    <wps:cNvPr id="1050" name="Rectángulo 1050"/>
                                    <wps:cNvSpPr/>
                                    <wps:spPr>
                                      <a:xfrm>
                                        <a:off x="926212" y="2040870"/>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71E731D8"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51" name="Rectángulo 1051"/>
                                    <wps:cNvSpPr/>
                                    <wps:spPr>
                                      <a:xfrm>
                                        <a:off x="926212" y="2040870"/>
                                        <a:ext cx="957979" cy="478989"/>
                                      </a:xfrm>
                                      <a:prstGeom prst="rect">
                                        <a:avLst/>
                                      </a:prstGeom>
                                      <a:noFill/>
                                      <a:ln>
                                        <a:noFill/>
                                      </a:ln>
                                    </wps:spPr>
                                    <wps:txbx>
                                      <w:txbxContent>
                                        <w:p w14:paraId="21F634C6" w14:textId="77777777" w:rsidR="00F718CE" w:rsidRDefault="00000000">
                                          <w:pPr>
                                            <w:spacing w:line="215" w:lineRule="auto"/>
                                            <w:jc w:val="center"/>
                                            <w:textDirection w:val="btLr"/>
                                          </w:pPr>
                                          <w:r>
                                            <w:rPr>
                                              <w:rFonts w:ascii="Cambria" w:eastAsia="Cambria" w:hAnsi="Cambria" w:cs="Cambria"/>
                                              <w:color w:val="000000"/>
                                            </w:rPr>
                                            <w:t>Clasificación de problemas</w:t>
                                          </w:r>
                                        </w:p>
                                      </w:txbxContent>
                                    </wps:txbx>
                                    <wps:bodyPr spcFirstLastPara="1" wrap="square" lIns="6975" tIns="6975" rIns="6975" bIns="6975" anchor="ctr" anchorCtr="0">
                                      <a:noAutofit/>
                                    </wps:bodyPr>
                                  </wps:wsp>
                                  <wps:wsp>
                                    <wps:cNvPr id="1052" name="Rectángulo 1052"/>
                                    <wps:cNvSpPr/>
                                    <wps:spPr>
                                      <a:xfrm>
                                        <a:off x="926212" y="2721035"/>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7B2E0070"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53" name="Rectángulo 1053"/>
                                    <wps:cNvSpPr/>
                                    <wps:spPr>
                                      <a:xfrm>
                                        <a:off x="926212" y="2721035"/>
                                        <a:ext cx="957979" cy="478989"/>
                                      </a:xfrm>
                                      <a:prstGeom prst="rect">
                                        <a:avLst/>
                                      </a:prstGeom>
                                      <a:noFill/>
                                      <a:ln>
                                        <a:noFill/>
                                      </a:ln>
                                    </wps:spPr>
                                    <wps:txbx>
                                      <w:txbxContent>
                                        <w:p w14:paraId="451F286B" w14:textId="77777777" w:rsidR="00F718CE" w:rsidRDefault="00000000">
                                          <w:pPr>
                                            <w:spacing w:line="215" w:lineRule="auto"/>
                                            <w:jc w:val="center"/>
                                            <w:textDirection w:val="btLr"/>
                                          </w:pPr>
                                          <w:r>
                                            <w:rPr>
                                              <w:rFonts w:ascii="Cambria" w:eastAsia="Cambria" w:hAnsi="Cambria" w:cs="Cambria"/>
                                              <w:color w:val="000000"/>
                                            </w:rPr>
                                            <w:t>Herramienta</w:t>
                                          </w:r>
                                        </w:p>
                                      </w:txbxContent>
                                    </wps:txbx>
                                    <wps:bodyPr spcFirstLastPara="1" wrap="square" lIns="6975" tIns="6975" rIns="6975" bIns="6975" anchor="ctr" anchorCtr="0">
                                      <a:noAutofit/>
                                    </wps:bodyPr>
                                  </wps:wsp>
                                  <wps:wsp>
                                    <wps:cNvPr id="1054" name="Rectángulo 1054"/>
                                    <wps:cNvSpPr/>
                                    <wps:spPr>
                                      <a:xfrm>
                                        <a:off x="1845872" y="680539"/>
                                        <a:ext cx="957979" cy="47898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656D6954"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55" name="Rectángulo 1055"/>
                                    <wps:cNvSpPr/>
                                    <wps:spPr>
                                      <a:xfrm>
                                        <a:off x="1845872" y="680539"/>
                                        <a:ext cx="957979" cy="478989"/>
                                      </a:xfrm>
                                      <a:prstGeom prst="rect">
                                        <a:avLst/>
                                      </a:prstGeom>
                                      <a:noFill/>
                                      <a:ln>
                                        <a:noFill/>
                                      </a:ln>
                                    </wps:spPr>
                                    <wps:txbx>
                                      <w:txbxContent>
                                        <w:p w14:paraId="424DFF19" w14:textId="77777777" w:rsidR="00F718CE" w:rsidRDefault="00000000">
                                          <w:pPr>
                                            <w:spacing w:line="215" w:lineRule="auto"/>
                                            <w:jc w:val="center"/>
                                            <w:textDirection w:val="btLr"/>
                                          </w:pPr>
                                          <w:r>
                                            <w:rPr>
                                              <w:rFonts w:ascii="Cambria" w:eastAsia="Cambria" w:hAnsi="Cambria" w:cs="Cambria"/>
                                              <w:color w:val="000000"/>
                                            </w:rPr>
                                            <w:t>Alistamientos</w:t>
                                          </w:r>
                                        </w:p>
                                      </w:txbxContent>
                                    </wps:txbx>
                                    <wps:bodyPr spcFirstLastPara="1" wrap="square" lIns="6975" tIns="6975" rIns="6975" bIns="6975" anchor="ctr" anchorCtr="0">
                                      <a:noAutofit/>
                                    </wps:bodyPr>
                                  </wps:wsp>
                                  <wps:wsp>
                                    <wps:cNvPr id="1056" name="Rectángulo 1056"/>
                                    <wps:cNvSpPr/>
                                    <wps:spPr>
                                      <a:xfrm>
                                        <a:off x="2085367" y="1360705"/>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3D48F5BC"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57" name="Rectángulo 1057"/>
                                    <wps:cNvSpPr/>
                                    <wps:spPr>
                                      <a:xfrm>
                                        <a:off x="2085367" y="1360705"/>
                                        <a:ext cx="957979" cy="478989"/>
                                      </a:xfrm>
                                      <a:prstGeom prst="rect">
                                        <a:avLst/>
                                      </a:prstGeom>
                                      <a:noFill/>
                                      <a:ln>
                                        <a:noFill/>
                                      </a:ln>
                                    </wps:spPr>
                                    <wps:txbx>
                                      <w:txbxContent>
                                        <w:p w14:paraId="07668421" w14:textId="77777777" w:rsidR="00F718CE" w:rsidRDefault="00000000">
                                          <w:pPr>
                                            <w:spacing w:line="215" w:lineRule="auto"/>
                                            <w:jc w:val="center"/>
                                            <w:textDirection w:val="btLr"/>
                                          </w:pPr>
                                          <w:r>
                                            <w:rPr>
                                              <w:rFonts w:ascii="Cambria" w:eastAsia="Cambria" w:hAnsi="Cambria" w:cs="Cambria"/>
                                              <w:color w:val="000000"/>
                                            </w:rPr>
                                            <w:t xml:space="preserve">Tipo de </w:t>
                                          </w:r>
                                          <w:r>
                                            <w:rPr>
                                              <w:rFonts w:ascii="Cambria" w:eastAsia="Cambria" w:hAnsi="Cambria" w:cs="Cambria"/>
                                              <w:i/>
                                              <w:color w:val="000000"/>
                                            </w:rPr>
                                            <w:t xml:space="preserve">software </w:t>
                                          </w:r>
                                          <w:r>
                                            <w:rPr>
                                              <w:rFonts w:ascii="Cambria" w:eastAsia="Cambria" w:hAnsi="Cambria" w:cs="Cambria"/>
                                              <w:color w:val="000000"/>
                                            </w:rPr>
                                            <w:t>asociado</w:t>
                                          </w:r>
                                        </w:p>
                                      </w:txbxContent>
                                    </wps:txbx>
                                    <wps:bodyPr spcFirstLastPara="1" wrap="square" lIns="6975" tIns="6975" rIns="6975" bIns="6975" anchor="ctr" anchorCtr="0">
                                      <a:noAutofit/>
                                    </wps:bodyPr>
                                  </wps:wsp>
                                  <wps:wsp>
                                    <wps:cNvPr id="1058" name="Rectángulo 1058"/>
                                    <wps:cNvSpPr/>
                                    <wps:spPr>
                                      <a:xfrm>
                                        <a:off x="2085367" y="2040870"/>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0FB89E1B"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59" name="Rectángulo 1059"/>
                                    <wps:cNvSpPr/>
                                    <wps:spPr>
                                      <a:xfrm>
                                        <a:off x="2085367" y="2040870"/>
                                        <a:ext cx="957979" cy="478989"/>
                                      </a:xfrm>
                                      <a:prstGeom prst="rect">
                                        <a:avLst/>
                                      </a:prstGeom>
                                      <a:noFill/>
                                      <a:ln>
                                        <a:noFill/>
                                      </a:ln>
                                    </wps:spPr>
                                    <wps:txbx>
                                      <w:txbxContent>
                                        <w:p w14:paraId="50126541" w14:textId="77777777" w:rsidR="00F718CE" w:rsidRDefault="00000000">
                                          <w:pPr>
                                            <w:spacing w:line="215" w:lineRule="auto"/>
                                            <w:jc w:val="center"/>
                                            <w:textDirection w:val="btLr"/>
                                          </w:pPr>
                                          <w:r>
                                            <w:rPr>
                                              <w:rFonts w:ascii="Cambria" w:eastAsia="Cambria" w:hAnsi="Cambria" w:cs="Cambria"/>
                                              <w:color w:val="000000"/>
                                            </w:rPr>
                                            <w:t>Protocolo de servicio</w:t>
                                          </w:r>
                                        </w:p>
                                      </w:txbxContent>
                                    </wps:txbx>
                                    <wps:bodyPr spcFirstLastPara="1" wrap="square" lIns="6975" tIns="6975" rIns="6975" bIns="6975" anchor="ctr" anchorCtr="0">
                                      <a:noAutofit/>
                                    </wps:bodyPr>
                                  </wps:wsp>
                                  <wps:wsp>
                                    <wps:cNvPr id="1060" name="Rectángulo 1060"/>
                                    <wps:cNvSpPr/>
                                    <wps:spPr>
                                      <a:xfrm>
                                        <a:off x="2085367" y="2721035"/>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24C9D2F9"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61" name="Rectángulo 1061"/>
                                    <wps:cNvSpPr/>
                                    <wps:spPr>
                                      <a:xfrm>
                                        <a:off x="2085367" y="2721035"/>
                                        <a:ext cx="957979" cy="478989"/>
                                      </a:xfrm>
                                      <a:prstGeom prst="rect">
                                        <a:avLst/>
                                      </a:prstGeom>
                                      <a:noFill/>
                                      <a:ln>
                                        <a:noFill/>
                                      </a:ln>
                                    </wps:spPr>
                                    <wps:txbx>
                                      <w:txbxContent>
                                        <w:p w14:paraId="3A784D9A" w14:textId="77777777" w:rsidR="00F718CE" w:rsidRDefault="00000000">
                                          <w:pPr>
                                            <w:spacing w:line="215" w:lineRule="auto"/>
                                            <w:jc w:val="center"/>
                                            <w:textDirection w:val="btLr"/>
                                          </w:pPr>
                                          <w:r>
                                            <w:rPr>
                                              <w:rFonts w:ascii="Cambria" w:eastAsia="Cambria" w:hAnsi="Cambria" w:cs="Cambria"/>
                                              <w:color w:val="000000"/>
                                            </w:rPr>
                                            <w:t>Etiqueta y atención de clientes</w:t>
                                          </w:r>
                                        </w:p>
                                      </w:txbxContent>
                                    </wps:txbx>
                                    <wps:bodyPr spcFirstLastPara="1" wrap="square" lIns="6975" tIns="6975" rIns="6975" bIns="6975" anchor="ctr" anchorCtr="0">
                                      <a:noAutofit/>
                                    </wps:bodyPr>
                                  </wps:wsp>
                                  <wps:wsp>
                                    <wps:cNvPr id="1062" name="Rectángulo 1062"/>
                                    <wps:cNvSpPr/>
                                    <wps:spPr>
                                      <a:xfrm>
                                        <a:off x="3005027" y="680539"/>
                                        <a:ext cx="957979" cy="47898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4CB35B46"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63" name="Rectángulo 1063"/>
                                    <wps:cNvSpPr/>
                                    <wps:spPr>
                                      <a:xfrm>
                                        <a:off x="3005027" y="680539"/>
                                        <a:ext cx="957979" cy="478989"/>
                                      </a:xfrm>
                                      <a:prstGeom prst="rect">
                                        <a:avLst/>
                                      </a:prstGeom>
                                      <a:noFill/>
                                      <a:ln>
                                        <a:noFill/>
                                      </a:ln>
                                    </wps:spPr>
                                    <wps:txbx>
                                      <w:txbxContent>
                                        <w:p w14:paraId="3DF97ADF" w14:textId="77777777" w:rsidR="00F718CE" w:rsidRDefault="00000000">
                                          <w:pPr>
                                            <w:spacing w:line="215" w:lineRule="auto"/>
                                            <w:jc w:val="center"/>
                                            <w:textDirection w:val="btLr"/>
                                          </w:pPr>
                                          <w:r>
                                            <w:rPr>
                                              <w:rFonts w:ascii="Cambria" w:eastAsia="Cambria" w:hAnsi="Cambria" w:cs="Cambria"/>
                                              <w:color w:val="000000"/>
                                            </w:rPr>
                                            <w:t>Normas</w:t>
                                          </w:r>
                                        </w:p>
                                      </w:txbxContent>
                                    </wps:txbx>
                                    <wps:bodyPr spcFirstLastPara="1" wrap="square" lIns="6975" tIns="6975" rIns="6975" bIns="6975" anchor="ctr" anchorCtr="0">
                                      <a:noAutofit/>
                                    </wps:bodyPr>
                                  </wps:wsp>
                                  <wps:wsp>
                                    <wps:cNvPr id="1064" name="Rectángulo 1064"/>
                                    <wps:cNvSpPr/>
                                    <wps:spPr>
                                      <a:xfrm>
                                        <a:off x="3244522" y="1360705"/>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4D5E20F0"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65" name="Rectángulo 1065"/>
                                    <wps:cNvSpPr/>
                                    <wps:spPr>
                                      <a:xfrm>
                                        <a:off x="3244522" y="1360705"/>
                                        <a:ext cx="957979" cy="478989"/>
                                      </a:xfrm>
                                      <a:prstGeom prst="rect">
                                        <a:avLst/>
                                      </a:prstGeom>
                                      <a:noFill/>
                                      <a:ln>
                                        <a:noFill/>
                                      </a:ln>
                                    </wps:spPr>
                                    <wps:txbx>
                                      <w:txbxContent>
                                        <w:p w14:paraId="6B47DDDD" w14:textId="77777777" w:rsidR="00F718CE" w:rsidRDefault="00000000">
                                          <w:pPr>
                                            <w:spacing w:line="215" w:lineRule="auto"/>
                                            <w:jc w:val="center"/>
                                            <w:textDirection w:val="btLr"/>
                                          </w:pPr>
                                          <w:r>
                                            <w:rPr>
                                              <w:rFonts w:ascii="Cambria" w:eastAsia="Cambria" w:hAnsi="Cambria" w:cs="Cambria"/>
                                              <w:color w:val="000000"/>
                                            </w:rPr>
                                            <w:t>Tipo de garantía</w:t>
                                          </w:r>
                                        </w:p>
                                      </w:txbxContent>
                                    </wps:txbx>
                                    <wps:bodyPr spcFirstLastPara="1" wrap="square" lIns="6975" tIns="6975" rIns="6975" bIns="6975" anchor="ctr" anchorCtr="0">
                                      <a:noAutofit/>
                                    </wps:bodyPr>
                                  </wps:wsp>
                                  <wps:wsp>
                                    <wps:cNvPr id="1066" name="Rectángulo 1066"/>
                                    <wps:cNvSpPr/>
                                    <wps:spPr>
                                      <a:xfrm>
                                        <a:off x="3244522" y="2040870"/>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4C778741"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67" name="Rectángulo 1067"/>
                                    <wps:cNvSpPr/>
                                    <wps:spPr>
                                      <a:xfrm>
                                        <a:off x="3244522" y="2040870"/>
                                        <a:ext cx="957979" cy="478989"/>
                                      </a:xfrm>
                                      <a:prstGeom prst="rect">
                                        <a:avLst/>
                                      </a:prstGeom>
                                      <a:noFill/>
                                      <a:ln>
                                        <a:noFill/>
                                      </a:ln>
                                    </wps:spPr>
                                    <wps:txbx>
                                      <w:txbxContent>
                                        <w:p w14:paraId="36ECDE92" w14:textId="77777777" w:rsidR="00F718CE" w:rsidRDefault="00000000">
                                          <w:pPr>
                                            <w:spacing w:line="215" w:lineRule="auto"/>
                                            <w:jc w:val="center"/>
                                            <w:textDirection w:val="btLr"/>
                                          </w:pPr>
                                          <w:r>
                                            <w:rPr>
                                              <w:rFonts w:ascii="Cambria" w:eastAsia="Cambria" w:hAnsi="Cambria" w:cs="Cambria"/>
                                              <w:color w:val="000000"/>
                                            </w:rPr>
                                            <w:t>Seguridad y manipulación</w:t>
                                          </w:r>
                                        </w:p>
                                      </w:txbxContent>
                                    </wps:txbx>
                                    <wps:bodyPr spcFirstLastPara="1" wrap="square" lIns="6975" tIns="6975" rIns="6975" bIns="6975" anchor="ctr" anchorCtr="0">
                                      <a:noAutofit/>
                                    </wps:bodyPr>
                                  </wps:wsp>
                                  <wps:wsp>
                                    <wps:cNvPr id="1068" name="Rectángulo 1068"/>
                                    <wps:cNvSpPr/>
                                    <wps:spPr>
                                      <a:xfrm>
                                        <a:off x="3244522" y="2721035"/>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28FBD09E"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69" name="Rectángulo 1069"/>
                                    <wps:cNvSpPr/>
                                    <wps:spPr>
                                      <a:xfrm>
                                        <a:off x="3244522" y="2721035"/>
                                        <a:ext cx="957979" cy="478989"/>
                                      </a:xfrm>
                                      <a:prstGeom prst="rect">
                                        <a:avLst/>
                                      </a:prstGeom>
                                      <a:noFill/>
                                      <a:ln>
                                        <a:noFill/>
                                      </a:ln>
                                    </wps:spPr>
                                    <wps:txbx>
                                      <w:txbxContent>
                                        <w:p w14:paraId="1EBA5E1C" w14:textId="77777777" w:rsidR="00F718CE" w:rsidRDefault="00000000">
                                          <w:pPr>
                                            <w:spacing w:line="215" w:lineRule="auto"/>
                                            <w:jc w:val="center"/>
                                            <w:textDirection w:val="btLr"/>
                                          </w:pPr>
                                          <w:r>
                                            <w:rPr>
                                              <w:rFonts w:ascii="Cambria" w:eastAsia="Cambria" w:hAnsi="Cambria" w:cs="Cambria"/>
                                              <w:color w:val="000000"/>
                                            </w:rPr>
                                            <w:t>Política y normas legales</w:t>
                                          </w:r>
                                        </w:p>
                                      </w:txbxContent>
                                    </wps:txbx>
                                    <wps:bodyPr spcFirstLastPara="1" wrap="square" lIns="6975" tIns="6975" rIns="6975" bIns="6975" anchor="ctr" anchorCtr="0">
                                      <a:noAutofit/>
                                    </wps:bodyPr>
                                  </wps:wsp>
                                  <wps:wsp>
                                    <wps:cNvPr id="1070" name="Rectángulo 1070"/>
                                    <wps:cNvSpPr/>
                                    <wps:spPr>
                                      <a:xfrm>
                                        <a:off x="4164182" y="680539"/>
                                        <a:ext cx="957979" cy="47898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62CF61F7"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71" name="Rectángulo 1071"/>
                                    <wps:cNvSpPr/>
                                    <wps:spPr>
                                      <a:xfrm>
                                        <a:off x="4164182" y="680539"/>
                                        <a:ext cx="957979" cy="478989"/>
                                      </a:xfrm>
                                      <a:prstGeom prst="rect">
                                        <a:avLst/>
                                      </a:prstGeom>
                                      <a:noFill/>
                                      <a:ln>
                                        <a:noFill/>
                                      </a:ln>
                                    </wps:spPr>
                                    <wps:txbx>
                                      <w:txbxContent>
                                        <w:p w14:paraId="16CFA6A8" w14:textId="77777777" w:rsidR="00F718CE" w:rsidRDefault="00000000">
                                          <w:pPr>
                                            <w:spacing w:line="215" w:lineRule="auto"/>
                                            <w:jc w:val="center"/>
                                            <w:textDirection w:val="btLr"/>
                                          </w:pPr>
                                          <w:r>
                                            <w:rPr>
                                              <w:rFonts w:ascii="Cambria" w:eastAsia="Cambria" w:hAnsi="Cambria" w:cs="Cambria"/>
                                              <w:i/>
                                              <w:color w:val="000000"/>
                                            </w:rPr>
                                            <w:t>Hardware</w:t>
                                          </w:r>
                                        </w:p>
                                      </w:txbxContent>
                                    </wps:txbx>
                                    <wps:bodyPr spcFirstLastPara="1" wrap="square" lIns="6975" tIns="6975" rIns="6975" bIns="6975" anchor="ctr" anchorCtr="0">
                                      <a:noAutofit/>
                                    </wps:bodyPr>
                                  </wps:wsp>
                                  <wps:wsp>
                                    <wps:cNvPr id="1072" name="Rectángulo 1072"/>
                                    <wps:cNvSpPr/>
                                    <wps:spPr>
                                      <a:xfrm>
                                        <a:off x="4403677" y="1360705"/>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56933965"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73" name="Rectángulo 1073"/>
                                    <wps:cNvSpPr/>
                                    <wps:spPr>
                                      <a:xfrm>
                                        <a:off x="4403677" y="1360705"/>
                                        <a:ext cx="957979" cy="478989"/>
                                      </a:xfrm>
                                      <a:prstGeom prst="rect">
                                        <a:avLst/>
                                      </a:prstGeom>
                                      <a:noFill/>
                                      <a:ln>
                                        <a:noFill/>
                                      </a:ln>
                                    </wps:spPr>
                                    <wps:txbx>
                                      <w:txbxContent>
                                        <w:p w14:paraId="119ACBCF" w14:textId="77777777" w:rsidR="00F718CE" w:rsidRDefault="00000000">
                                          <w:pPr>
                                            <w:spacing w:line="215" w:lineRule="auto"/>
                                            <w:jc w:val="center"/>
                                            <w:textDirection w:val="btLr"/>
                                          </w:pPr>
                                          <w:r>
                                            <w:rPr>
                                              <w:rFonts w:ascii="Cambria" w:eastAsia="Cambria" w:hAnsi="Cambria" w:cs="Cambria"/>
                                              <w:color w:val="000000"/>
                                            </w:rPr>
                                            <w:t xml:space="preserve">Arquitectura de </w:t>
                                          </w:r>
                                          <w:r>
                                            <w:rPr>
                                              <w:rFonts w:ascii="Cambria" w:eastAsia="Cambria" w:hAnsi="Cambria" w:cs="Cambria"/>
                                              <w:i/>
                                              <w:color w:val="000000"/>
                                            </w:rPr>
                                            <w:t>hardware</w:t>
                                          </w:r>
                                        </w:p>
                                      </w:txbxContent>
                                    </wps:txbx>
                                    <wps:bodyPr spcFirstLastPara="1" wrap="square" lIns="6975" tIns="6975" rIns="6975" bIns="6975" anchor="ctr" anchorCtr="0">
                                      <a:noAutofit/>
                                    </wps:bodyPr>
                                  </wps:wsp>
                                  <wps:wsp>
                                    <wps:cNvPr id="1074" name="Rectángulo 1074"/>
                                    <wps:cNvSpPr/>
                                    <wps:spPr>
                                      <a:xfrm>
                                        <a:off x="4403677" y="2040870"/>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7B55CF5B"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75" name="Rectángulo 1075"/>
                                    <wps:cNvSpPr/>
                                    <wps:spPr>
                                      <a:xfrm>
                                        <a:off x="4403677" y="2040870"/>
                                        <a:ext cx="957979" cy="478989"/>
                                      </a:xfrm>
                                      <a:prstGeom prst="rect">
                                        <a:avLst/>
                                      </a:prstGeom>
                                      <a:noFill/>
                                      <a:ln>
                                        <a:noFill/>
                                      </a:ln>
                                    </wps:spPr>
                                    <wps:txbx>
                                      <w:txbxContent>
                                        <w:p w14:paraId="21978672" w14:textId="77777777" w:rsidR="00F718CE" w:rsidRDefault="00000000">
                                          <w:pPr>
                                            <w:spacing w:line="215" w:lineRule="auto"/>
                                            <w:jc w:val="center"/>
                                            <w:textDirection w:val="btLr"/>
                                          </w:pPr>
                                          <w:r>
                                            <w:rPr>
                                              <w:rFonts w:ascii="Cambria" w:eastAsia="Cambria" w:hAnsi="Cambria" w:cs="Cambria"/>
                                              <w:color w:val="000000"/>
                                            </w:rPr>
                                            <w:t>Tipo de equipos</w:t>
                                          </w:r>
                                        </w:p>
                                      </w:txbxContent>
                                    </wps:txbx>
                                    <wps:bodyPr spcFirstLastPara="1" wrap="square" lIns="6975" tIns="6975" rIns="6975" bIns="6975" anchor="ctr" anchorCtr="0">
                                      <a:noAutofit/>
                                    </wps:bodyPr>
                                  </wps:wsp>
                                  <wps:wsp>
                                    <wps:cNvPr id="1076" name="Rectángulo 1076"/>
                                    <wps:cNvSpPr/>
                                    <wps:spPr>
                                      <a:xfrm>
                                        <a:off x="4403677" y="2721035"/>
                                        <a:ext cx="957979" cy="478989"/>
                                      </a:xfrm>
                                      <a:prstGeom prst="rect">
                                        <a:avLst/>
                                      </a:prstGeom>
                                      <a:solidFill>
                                        <a:srgbClr val="49ACC5"/>
                                      </a:solidFill>
                                      <a:ln w="25400" cap="flat" cmpd="sng">
                                        <a:solidFill>
                                          <a:schemeClr val="lt1"/>
                                        </a:solidFill>
                                        <a:prstDash val="solid"/>
                                        <a:round/>
                                        <a:headEnd type="none" w="sm" len="sm"/>
                                        <a:tailEnd type="none" w="sm" len="sm"/>
                                      </a:ln>
                                    </wps:spPr>
                                    <wps:txbx>
                                      <w:txbxContent>
                                        <w:p w14:paraId="563F660E" w14:textId="77777777" w:rsidR="00F718CE" w:rsidRDefault="00F718CE">
                                          <w:pPr>
                                            <w:spacing w:line="240" w:lineRule="auto"/>
                                            <w:textDirection w:val="btLr"/>
                                          </w:pPr>
                                        </w:p>
                                      </w:txbxContent>
                                    </wps:txbx>
                                    <wps:bodyPr spcFirstLastPara="1" wrap="square" lIns="91425" tIns="91425" rIns="91425" bIns="91425" anchor="ctr" anchorCtr="0">
                                      <a:noAutofit/>
                                    </wps:bodyPr>
                                  </wps:wsp>
                                  <wps:wsp>
                                    <wps:cNvPr id="1077" name="Rectángulo 1077"/>
                                    <wps:cNvSpPr/>
                                    <wps:spPr>
                                      <a:xfrm>
                                        <a:off x="4403677" y="2721035"/>
                                        <a:ext cx="957979" cy="478989"/>
                                      </a:xfrm>
                                      <a:prstGeom prst="rect">
                                        <a:avLst/>
                                      </a:prstGeom>
                                      <a:noFill/>
                                      <a:ln>
                                        <a:noFill/>
                                      </a:ln>
                                    </wps:spPr>
                                    <wps:txbx>
                                      <w:txbxContent>
                                        <w:p w14:paraId="702F6FAF" w14:textId="77777777" w:rsidR="00F718CE" w:rsidRDefault="00000000">
                                          <w:pPr>
                                            <w:spacing w:line="215" w:lineRule="auto"/>
                                            <w:jc w:val="center"/>
                                            <w:textDirection w:val="btLr"/>
                                          </w:pPr>
                                          <w:r>
                                            <w:rPr>
                                              <w:rFonts w:ascii="Cambria" w:eastAsia="Cambria" w:hAnsi="Cambria" w:cs="Cambria"/>
                                              <w:color w:val="000000"/>
                                            </w:rPr>
                                            <w:t>Tipo de puertos</w:t>
                                          </w:r>
                                        </w:p>
                                      </w:txbxContent>
                                    </wps:txbx>
                                    <wps:bodyPr spcFirstLastPara="1" wrap="square" lIns="6975" tIns="6975" rIns="6975" bIns="6975" anchor="ctr" anchorCtr="0">
                                      <a:noAutofit/>
                                    </wps:bodyPr>
                                  </wps:wsp>
                                </wpg:grpSp>
                              </wpg:grpSp>
                            </wpg:grpSp>
                          </wpg:wgp>
                        </a:graphicData>
                      </a:graphic>
                    </wp:inline>
                  </w:drawing>
                </mc:Choice>
                <mc:Fallback>
                  <w:pict>
                    <v:group id="Grupo 1021" o:spid="_x0000_s1229" style="width:476.25pt;height:252.35pt;mso-position-horizontal-relative:char;mso-position-vertical-relative:line" coordorigin="23218,21775" coordsize="60484,3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">
                      <v:group id="Grupo 1022" o:spid="_x0000_s1230" style="position:absolute;left:23218;top:21775;width:60483;height:32049" coordorigin="23218,21652" coordsize="60484,3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">
                        <v:rect id="Rectángulo 1023" o:spid="_x0000_s1231" style="position:absolute;left:23218;top:21652;width:60484;height:3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" filled="f" stroked="f">
                          <v:textbox inset="2.53958mm,2.53958mm,2.53958mm,2.53958mm">
                            <w:txbxContent>
                              <w:p w14:paraId="37909A59" w14:textId="77777777" w:rsidR="00F718CE" w:rsidRDefault="00F718CE">
                                <w:pPr>
                                  <w:spacing w:line="240" w:lineRule="auto"/>
                                  <w:textDirection w:val="btLr"/>
                                </w:pPr>
                              </w:p>
                            </w:txbxContent>
                          </v:textbox>
                        </v:rect>
                        <v:group id="Grupo 1024" o:spid="_x0000_s1232" style="position:absolute;left:23218;top:21775;width:60483;height:32049" coordsize="60483,3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rect id="Rectángulo 1025" o:spid="_x0000_s1233" style="position:absolute;width:60483;height:32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" filled="f" stroked="f">
                            <v:textbox inset="2.53958mm,2.53958mm,2.53958mm,2.53958mm">
                              <w:txbxContent>
                                <w:p w14:paraId="109EE6BC" w14:textId="77777777" w:rsidR="00F718CE" w:rsidRDefault="00F718CE">
                                  <w:pPr>
                                    <w:spacing w:line="240" w:lineRule="auto"/>
                                    <w:textDirection w:val="btLr"/>
                                  </w:pPr>
                                </w:p>
                              </w:txbxContent>
                            </v:textbox>
                          </v:rect>
                          <v:group id="Grupo 1026" o:spid="_x0000_s1234" style="position:absolute;width:60483;height:32004" coordsize="60483,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rect id="Rectángulo 1027" o:spid="_x0000_s1235" style="position:absolute;width:60483;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" filled="f" stroked="f">
                              <v:textbox inset="2.53958mm,2.53958mm,2.53958mm,2.53958mm">
                                <w:txbxContent>
                                  <w:p w14:paraId="2156C4DD" w14:textId="77777777" w:rsidR="00F718CE" w:rsidRDefault="00F718CE">
                                    <w:pPr>
                                      <w:spacing w:line="240" w:lineRule="auto"/>
                                      <w:textDirection w:val="btLr"/>
                                    </w:pPr>
                                  </w:p>
                                </w:txbxContent>
                              </v:textbox>
                            </v:rect>
                            <v:shape id="Forma libre: forma 1028" o:spid="_x0000_s1236" style="position:absolute;left:42599;top:11595;width:1437;height:1801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" path="m,l,120000r120000,e" filled="f" strokecolor="#49acc5" strokeweight="2pt">
                              <v:stroke startarrowwidth="narrow" startarrowlength="short" endarrowwidth="narrow" endarrowlength="short"/>
                              <v:path arrowok="t" o:extrusionok="f"/>
                            </v:shape>
                            <v:shape id="Forma libre: forma 1029" o:spid="_x0000_s1237" style="position:absolute;left:42599;top:11595;width:1437;height:1120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" path="m,l,120000r120000,e" filled="f" strokecolor="#49acc5" strokeweight="2pt">
                              <v:stroke startarrowwidth="narrow" startarrowlength="short" endarrowwidth="narrow" endarrowlength="short"/>
                              <v:path arrowok="t" o:extrusionok="f"/>
                            </v:shape>
                            <v:shape id="Forma libre: forma 1030" o:spid="_x0000_s1238" style="position:absolute;left:42599;top:11595;width:1437;height:440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" path="m,l,120000r120000,e" filled="f" strokecolor="#49acc5" strokeweight="2pt">
                              <v:stroke startarrowwidth="narrow" startarrowlength="short" endarrowwidth="narrow" endarrowlength="short"/>
                              <v:path arrowok="t" o:extrusionok="f"/>
                            </v:shape>
                            <v:shape id="Forma libre: forma 1031" o:spid="_x0000_s1239" style="position:absolute;left:29044;top:4793;width:17387;height:20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" path="m,l,60000r120000,l120000,120000e" filled="f" strokecolor="#8064a2 [3207]" strokeweight="2pt">
                              <v:stroke startarrowwidth="narrow" startarrowlength="short" endarrowwidth="narrow" endarrowlength="short"/>
                              <v:path arrowok="t" o:extrusionok="f"/>
                            </v:shape>
                            <v:shape id="Forma libre: forma 1032" o:spid="_x0000_s1240" style="position:absolute;left:31008;top:11595;width:1437;height:1801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" path="m,l,120000r120000,e" filled="f" strokecolor="#49acc5" strokeweight="2pt">
                              <v:stroke startarrowwidth="narrow" startarrowlength="short" endarrowwidth="narrow" endarrowlength="short"/>
                              <v:path arrowok="t" o:extrusionok="f"/>
                            </v:shape>
                            <v:shape id="Forma libre: forma 1033" o:spid="_x0000_s1241" style="position:absolute;left:31008;top:11595;width:1437;height:1120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" path="m,l,120000r120000,e" filled="f" strokecolor="#49acc5" strokeweight="2pt">
                              <v:stroke startarrowwidth="narrow" startarrowlength="short" endarrowwidth="narrow" endarrowlength="short"/>
                              <v:path arrowok="t" o:extrusionok="f"/>
                            </v:shape>
                            <v:shape id="Forma libre: forma 1034" o:spid="_x0000_s1242" style="position:absolute;left:31008;top:11595;width:1437;height:440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" path="m,l,120000r120000,e" filled="f" strokecolor="#49acc5" strokeweight="2pt">
                              <v:stroke startarrowwidth="narrow" startarrowlength="short" endarrowwidth="narrow" endarrowlength="short"/>
                              <v:path arrowok="t" o:extrusionok="f"/>
                            </v:shape>
                            <v:shape id="Forma libre: forma 1035" o:spid="_x0000_s1243" style="position:absolute;left:29044;top:4793;width:5796;height:20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" path="m,l,60000r120000,l120000,120000e" filled="f" strokecolor="#8064a2 [3207]" strokeweight="2pt">
                              <v:stroke startarrowwidth="narrow" startarrowlength="short" endarrowwidth="narrow" endarrowlength="short"/>
                              <v:path arrowok="t" o:extrusionok="f"/>
                            </v:shape>
                            <v:shape id="Forma libre: forma 1036" o:spid="_x0000_s1244" style="position:absolute;left:19416;top:11595;width:1437;height:1801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" path="m,l,120000r120000,e" filled="f" strokecolor="#49acc5" strokeweight="2pt">
                              <v:stroke startarrowwidth="narrow" startarrowlength="short" endarrowwidth="narrow" endarrowlength="short"/>
                              <v:path arrowok="t" o:extrusionok="f"/>
                            </v:shape>
                            <v:shape id="Forma libre: forma 1037" o:spid="_x0000_s1245" style="position:absolute;left:19416;top:11595;width:1437;height:1120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" path="m,l,120000r120000,e" filled="f" strokecolor="#49acc5" strokeweight="2pt">
                              <v:stroke startarrowwidth="narrow" startarrowlength="short" endarrowwidth="narrow" endarrowlength="short"/>
                              <v:path arrowok="t" o:extrusionok="f"/>
                            </v:shape>
                            <v:shape id="Forma libre: forma 1038" o:spid="_x0000_s1246" style="position:absolute;left:19416;top:11595;width:1437;height:440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" path="m,l,120000r120000,e" filled="f" strokecolor="#49acc5" strokeweight="2pt">
                              <v:stroke startarrowwidth="narrow" startarrowlength="short" endarrowwidth="narrow" endarrowlength="short"/>
                              <v:path arrowok="t" o:extrusionok="f"/>
                            </v:shape>
                            <v:shape id="Forma libre: forma 1039" o:spid="_x0000_s1247" style="position:absolute;left:23248;top:4793;width:5796;height:20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" path="m120000,r,60000l,60000r,60000e" filled="f" strokecolor="#8064a2 [3207]" strokeweight="2pt">
                              <v:stroke startarrowwidth="narrow" startarrowlength="short" endarrowwidth="narrow" endarrowlength="short"/>
                              <v:path arrowok="t" o:extrusionok="f"/>
                            </v:shape>
                            <v:shape id="Forma libre: forma 1040" o:spid="_x0000_s1248" style="position:absolute;left:7825;top:11595;width:1437;height:1801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" path="m,l,120000r120000,e" filled="f" strokecolor="#49acc5" strokeweight="2pt">
                              <v:stroke startarrowwidth="narrow" startarrowlength="short" endarrowwidth="narrow" endarrowlength="short"/>
                              <v:path arrowok="t" o:extrusionok="f"/>
                            </v:shape>
                            <v:shape id="Forma libre: forma 1041" o:spid="_x0000_s1249" style="position:absolute;left:7825;top:11595;width:1437;height:1120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" path="m,l,120000r120000,e" filled="f" strokecolor="#49acc5" strokeweight="2pt">
                              <v:stroke startarrowwidth="narrow" startarrowlength="short" endarrowwidth="narrow" endarrowlength="short"/>
                              <v:path arrowok="t" o:extrusionok="f"/>
                            </v:shape>
                            <v:shape id="Forma libre: forma 1042" o:spid="_x0000_s1250" style="position:absolute;left:7825;top:11595;width:1437;height:440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" path="m,l,120000r120000,e" filled="f" strokecolor="#49acc5" strokeweight="2pt">
                              <v:stroke startarrowwidth="narrow" startarrowlength="short" endarrowwidth="narrow" endarrowlength="short"/>
                              <v:path arrowok="t" o:extrusionok="f"/>
                            </v:shape>
                            <v:shape id="Forma libre: forma 1043" o:spid="_x0000_s1251" style="position:absolute;left:11657;top:4793;width:17387;height:20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" path="m120000,r,60000l,60000r,60000e" filled="f" strokecolor="#8064a2 [3207]" strokeweight="2pt">
                              <v:stroke startarrowwidth="narrow" startarrowlength="short" endarrowwidth="narrow" endarrowlength="short"/>
                              <v:path arrowok="t" o:extrusionok="f"/>
                            </v:shape>
                            <v:rect id="Rectángulo 1044" o:spid="_x0000_s1252" style="position:absolute;left:14750;top:3;width:28588;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" fillcolor="#bf504d" strokecolor="white [3201]" strokeweight="2pt">
                              <v:stroke startarrowwidth="narrow" startarrowlength="short" endarrowwidth="narrow" endarrowlength="short" joinstyle="round"/>
                              <v:textbox inset="2.53958mm,2.53958mm,2.53958mm,2.53958mm">
                                <w:txbxContent>
                                  <w:p w14:paraId="1C249C86" w14:textId="77777777" w:rsidR="00F718CE" w:rsidRDefault="00F718CE">
                                    <w:pPr>
                                      <w:spacing w:line="240" w:lineRule="auto"/>
                                      <w:textDirection w:val="btLr"/>
                                    </w:pPr>
                                  </w:p>
                                </w:txbxContent>
                              </v:textbox>
                            </v:rect>
                            <v:rect id="Rectángulo 1045" o:spid="_x0000_s1253" style="position:absolute;left:14750;top:3;width:28588;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" filled="f" stroked="f">
                              <v:textbox inset=".21111mm,.21111mm,.21111mm,.21111mm">
                                <w:txbxContent>
                                  <w:p w14:paraId="615177E7" w14:textId="77777777" w:rsidR="00F718CE" w:rsidRDefault="00000000">
                                    <w:pPr>
                                      <w:spacing w:line="215" w:lineRule="auto"/>
                                      <w:jc w:val="center"/>
                                      <w:textDirection w:val="btLr"/>
                                    </w:pPr>
                                    <w:r>
                                      <w:rPr>
                                        <w:rFonts w:ascii="Cambria" w:eastAsia="Cambria" w:hAnsi="Cambria" w:cs="Cambria"/>
                                        <w:color w:val="000000"/>
                                        <w:sz w:val="24"/>
                                      </w:rPr>
                                      <w:t>Soporte técnico a la infraestructura TI</w:t>
                                    </w:r>
                                  </w:p>
                                </w:txbxContent>
                              </v:textbox>
                            </v:rect>
                            <v:rect id="Rectángulo 1046" o:spid="_x0000_s1254" style="position:absolute;left:6867;top:6805;width:957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" fillcolor="#8064a2 [3207]" strokecolor="white [3201]" strokeweight="2pt">
                              <v:stroke startarrowwidth="narrow" startarrowlength="short" endarrowwidth="narrow" endarrowlength="short" joinstyle="round"/>
                              <v:textbox inset="2.53958mm,2.53958mm,2.53958mm,2.53958mm">
                                <w:txbxContent>
                                  <w:p w14:paraId="0F6B9A33" w14:textId="77777777" w:rsidR="00F718CE" w:rsidRDefault="00F718CE">
                                    <w:pPr>
                                      <w:spacing w:line="240" w:lineRule="auto"/>
                                      <w:textDirection w:val="btLr"/>
                                    </w:pPr>
                                  </w:p>
                                </w:txbxContent>
                              </v:textbox>
                            </v:rect>
                            <v:rect id="Rectángulo 1047" o:spid="_x0000_s1255" style="position:absolute;left:6867;top:6805;width:957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" filled="f" stroked="f">
                              <v:textbox inset=".19375mm,.19375mm,.19375mm,.19375mm">
                                <w:txbxContent>
                                  <w:p w14:paraId="2A51A49F" w14:textId="77777777" w:rsidR="00F718CE" w:rsidRDefault="00000000">
                                    <w:pPr>
                                      <w:spacing w:line="215" w:lineRule="auto"/>
                                      <w:jc w:val="center"/>
                                      <w:textDirection w:val="btLr"/>
                                    </w:pPr>
                                    <w:r>
                                      <w:rPr>
                                        <w:rFonts w:ascii="Cambria" w:eastAsia="Cambria" w:hAnsi="Cambria" w:cs="Cambria"/>
                                        <w:color w:val="000000"/>
                                      </w:rPr>
                                      <w:t>Problemas de soporte</w:t>
                                    </w:r>
                                  </w:p>
                                </w:txbxContent>
                              </v:textbox>
                            </v:rect>
                            <v:rect id="Rectángulo 1048" o:spid="_x0000_s1256" style="position:absolute;left:9262;top:13607;width:9579;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" fillcolor="#49acc5" strokecolor="white [3201]" strokeweight="2pt">
                              <v:stroke startarrowwidth="narrow" startarrowlength="short" endarrowwidth="narrow" endarrowlength="short" joinstyle="round"/>
                              <v:textbox inset="2.53958mm,2.53958mm,2.53958mm,2.53958mm">
                                <w:txbxContent>
                                  <w:p w14:paraId="0C0B537F" w14:textId="77777777" w:rsidR="00F718CE" w:rsidRDefault="00F718CE">
                                    <w:pPr>
                                      <w:spacing w:line="240" w:lineRule="auto"/>
                                      <w:textDirection w:val="btLr"/>
                                    </w:pPr>
                                  </w:p>
                                </w:txbxContent>
                              </v:textbox>
                            </v:rect>
                            <v:rect id="Rectángulo 1049" o:spid="_x0000_s1257" style="position:absolute;left:9262;top:13607;width:9579;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" filled="f" stroked="f">
                              <v:textbox inset=".19375mm,.19375mm,.19375mm,.19375mm">
                                <w:txbxContent>
                                  <w:p w14:paraId="144A43B3" w14:textId="77777777" w:rsidR="00F718CE" w:rsidRDefault="00000000">
                                    <w:pPr>
                                      <w:spacing w:line="215" w:lineRule="auto"/>
                                      <w:jc w:val="center"/>
                                      <w:textDirection w:val="btLr"/>
                                    </w:pPr>
                                    <w:r>
                                      <w:rPr>
                                        <w:rFonts w:ascii="Cambria" w:eastAsia="Cambria" w:hAnsi="Cambria" w:cs="Cambria"/>
                                        <w:color w:val="000000"/>
                                      </w:rPr>
                                      <w:t>Tipos de problemas</w:t>
                                    </w:r>
                                  </w:p>
                                </w:txbxContent>
                              </v:textbox>
                            </v:rect>
                            <v:rect id="Rectángulo 1050" o:spid="_x0000_s1258" style="position:absolute;left:9262;top:20408;width:957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" fillcolor="#49acc5" strokecolor="white [3201]" strokeweight="2pt">
                              <v:stroke startarrowwidth="narrow" startarrowlength="short" endarrowwidth="narrow" endarrowlength="short" joinstyle="round"/>
                              <v:textbox inset="2.53958mm,2.53958mm,2.53958mm,2.53958mm">
                                <w:txbxContent>
                                  <w:p w14:paraId="71E731D8" w14:textId="77777777" w:rsidR="00F718CE" w:rsidRDefault="00F718CE">
                                    <w:pPr>
                                      <w:spacing w:line="240" w:lineRule="auto"/>
                                      <w:textDirection w:val="btLr"/>
                                    </w:pPr>
                                  </w:p>
                                </w:txbxContent>
                              </v:textbox>
                            </v:rect>
                            <v:rect id="Rectángulo 1051" o:spid="_x0000_s1259" style="position:absolute;left:9262;top:20408;width:957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" filled="f" stroked="f">
                              <v:textbox inset=".19375mm,.19375mm,.19375mm,.19375mm">
                                <w:txbxContent>
                                  <w:p w14:paraId="21F634C6" w14:textId="77777777" w:rsidR="00F718CE" w:rsidRDefault="00000000">
                                    <w:pPr>
                                      <w:spacing w:line="215" w:lineRule="auto"/>
                                      <w:jc w:val="center"/>
                                      <w:textDirection w:val="btLr"/>
                                    </w:pPr>
                                    <w:r>
                                      <w:rPr>
                                        <w:rFonts w:ascii="Cambria" w:eastAsia="Cambria" w:hAnsi="Cambria" w:cs="Cambria"/>
                                        <w:color w:val="000000"/>
                                      </w:rPr>
                                      <w:t>Clasificación de problemas</w:t>
                                    </w:r>
                                  </w:p>
                                </w:txbxContent>
                              </v:textbox>
                            </v:rect>
                            <v:rect id="Rectángulo 1052" o:spid="_x0000_s1260" style="position:absolute;left:9262;top:27210;width:957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" fillcolor="#49acc5" strokecolor="white [3201]" strokeweight="2pt">
                              <v:stroke startarrowwidth="narrow" startarrowlength="short" endarrowwidth="narrow" endarrowlength="short" joinstyle="round"/>
                              <v:textbox inset="2.53958mm,2.53958mm,2.53958mm,2.53958mm">
                                <w:txbxContent>
                                  <w:p w14:paraId="7B2E0070" w14:textId="77777777" w:rsidR="00F718CE" w:rsidRDefault="00F718CE">
                                    <w:pPr>
                                      <w:spacing w:line="240" w:lineRule="auto"/>
                                      <w:textDirection w:val="btLr"/>
                                    </w:pPr>
                                  </w:p>
                                </w:txbxContent>
                              </v:textbox>
                            </v:rect>
                            <v:rect id="Rectángulo 1053" o:spid="_x0000_s1261" style="position:absolute;left:9262;top:27210;width:957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" filled="f" stroked="f">
                              <v:textbox inset=".19375mm,.19375mm,.19375mm,.19375mm">
                                <w:txbxContent>
                                  <w:p w14:paraId="451F286B" w14:textId="77777777" w:rsidR="00F718CE" w:rsidRDefault="00000000">
                                    <w:pPr>
                                      <w:spacing w:line="215" w:lineRule="auto"/>
                                      <w:jc w:val="center"/>
                                      <w:textDirection w:val="btLr"/>
                                    </w:pPr>
                                    <w:r>
                                      <w:rPr>
                                        <w:rFonts w:ascii="Cambria" w:eastAsia="Cambria" w:hAnsi="Cambria" w:cs="Cambria"/>
                                        <w:color w:val="000000"/>
                                      </w:rPr>
                                      <w:t>Herramienta</w:t>
                                    </w:r>
                                  </w:p>
                                </w:txbxContent>
                              </v:textbox>
                            </v:rect>
                            <v:rect id="Rectángulo 1054" o:spid="_x0000_s1262" style="position:absolute;left:18458;top:6805;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" fillcolor="#8064a2 [3207]" strokecolor="white [3201]" strokeweight="2pt">
                              <v:stroke startarrowwidth="narrow" startarrowlength="short" endarrowwidth="narrow" endarrowlength="short" joinstyle="round"/>
                              <v:textbox inset="2.53958mm,2.53958mm,2.53958mm,2.53958mm">
                                <w:txbxContent>
                                  <w:p w14:paraId="656D6954" w14:textId="77777777" w:rsidR="00F718CE" w:rsidRDefault="00F718CE">
                                    <w:pPr>
                                      <w:spacing w:line="240" w:lineRule="auto"/>
                                      <w:textDirection w:val="btLr"/>
                                    </w:pPr>
                                  </w:p>
                                </w:txbxContent>
                              </v:textbox>
                            </v:rect>
                            <v:rect id="Rectángulo 1055" o:spid="_x0000_s1263" style="position:absolute;left:18458;top:6805;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" filled="f" stroked="f">
                              <v:textbox inset=".19375mm,.19375mm,.19375mm,.19375mm">
                                <w:txbxContent>
                                  <w:p w14:paraId="424DFF19" w14:textId="77777777" w:rsidR="00F718CE" w:rsidRDefault="00000000">
                                    <w:pPr>
                                      <w:spacing w:line="215" w:lineRule="auto"/>
                                      <w:jc w:val="center"/>
                                      <w:textDirection w:val="btLr"/>
                                    </w:pPr>
                                    <w:r>
                                      <w:rPr>
                                        <w:rFonts w:ascii="Cambria" w:eastAsia="Cambria" w:hAnsi="Cambria" w:cs="Cambria"/>
                                        <w:color w:val="000000"/>
                                      </w:rPr>
                                      <w:t>Alistamientos</w:t>
                                    </w:r>
                                  </w:p>
                                </w:txbxContent>
                              </v:textbox>
                            </v:rect>
                            <v:rect id="Rectángulo 1056" o:spid="_x0000_s1264" style="position:absolute;left:20853;top:13607;width:9580;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" fillcolor="#49acc5" strokecolor="white [3201]" strokeweight="2pt">
                              <v:stroke startarrowwidth="narrow" startarrowlength="short" endarrowwidth="narrow" endarrowlength="short" joinstyle="round"/>
                              <v:textbox inset="2.53958mm,2.53958mm,2.53958mm,2.53958mm">
                                <w:txbxContent>
                                  <w:p w14:paraId="3D48F5BC" w14:textId="77777777" w:rsidR="00F718CE" w:rsidRDefault="00F718CE">
                                    <w:pPr>
                                      <w:spacing w:line="240" w:lineRule="auto"/>
                                      <w:textDirection w:val="btLr"/>
                                    </w:pPr>
                                  </w:p>
                                </w:txbxContent>
                              </v:textbox>
                            </v:rect>
                            <v:rect id="Rectángulo 1057" o:spid="_x0000_s1265" style="position:absolute;left:20853;top:13607;width:9580;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" filled="f" stroked="f">
                              <v:textbox inset=".19375mm,.19375mm,.19375mm,.19375mm">
                                <w:txbxContent>
                                  <w:p w14:paraId="07668421" w14:textId="77777777" w:rsidR="00F718CE" w:rsidRDefault="00000000">
                                    <w:pPr>
                                      <w:spacing w:line="215" w:lineRule="auto"/>
                                      <w:jc w:val="center"/>
                                      <w:textDirection w:val="btLr"/>
                                    </w:pPr>
                                    <w:r>
                                      <w:rPr>
                                        <w:rFonts w:ascii="Cambria" w:eastAsia="Cambria" w:hAnsi="Cambria" w:cs="Cambria"/>
                                        <w:color w:val="000000"/>
                                      </w:rPr>
                                      <w:t xml:space="preserve">Tipo de </w:t>
                                    </w:r>
                                    <w:r>
                                      <w:rPr>
                                        <w:rFonts w:ascii="Cambria" w:eastAsia="Cambria" w:hAnsi="Cambria" w:cs="Cambria"/>
                                        <w:i/>
                                        <w:color w:val="000000"/>
                                      </w:rPr>
                                      <w:t xml:space="preserve">software </w:t>
                                    </w:r>
                                    <w:r>
                                      <w:rPr>
                                        <w:rFonts w:ascii="Cambria" w:eastAsia="Cambria" w:hAnsi="Cambria" w:cs="Cambria"/>
                                        <w:color w:val="000000"/>
                                      </w:rPr>
                                      <w:t>asociado</w:t>
                                    </w:r>
                                  </w:p>
                                </w:txbxContent>
                              </v:textbox>
                            </v:rect>
                            <v:rect id="Rectángulo 1058" o:spid="_x0000_s1266" style="position:absolute;left:20853;top:20408;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" fillcolor="#49acc5" strokecolor="white [3201]" strokeweight="2pt">
                              <v:stroke startarrowwidth="narrow" startarrowlength="short" endarrowwidth="narrow" endarrowlength="short" joinstyle="round"/>
                              <v:textbox inset="2.53958mm,2.53958mm,2.53958mm,2.53958mm">
                                <w:txbxContent>
                                  <w:p w14:paraId="0FB89E1B" w14:textId="77777777" w:rsidR="00F718CE" w:rsidRDefault="00F718CE">
                                    <w:pPr>
                                      <w:spacing w:line="240" w:lineRule="auto"/>
                                      <w:textDirection w:val="btLr"/>
                                    </w:pPr>
                                  </w:p>
                                </w:txbxContent>
                              </v:textbox>
                            </v:rect>
                            <v:rect id="Rectángulo 1059" o:spid="_x0000_s1267" style="position:absolute;left:20853;top:20408;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" filled="f" stroked="f">
                              <v:textbox inset=".19375mm,.19375mm,.19375mm,.19375mm">
                                <w:txbxContent>
                                  <w:p w14:paraId="50126541" w14:textId="77777777" w:rsidR="00F718CE" w:rsidRDefault="00000000">
                                    <w:pPr>
                                      <w:spacing w:line="215" w:lineRule="auto"/>
                                      <w:jc w:val="center"/>
                                      <w:textDirection w:val="btLr"/>
                                    </w:pPr>
                                    <w:r>
                                      <w:rPr>
                                        <w:rFonts w:ascii="Cambria" w:eastAsia="Cambria" w:hAnsi="Cambria" w:cs="Cambria"/>
                                        <w:color w:val="000000"/>
                                      </w:rPr>
                                      <w:t>Protocolo de servicio</w:t>
                                    </w:r>
                                  </w:p>
                                </w:txbxContent>
                              </v:textbox>
                            </v:rect>
                            <v:rect id="Rectángulo 1060" o:spid="_x0000_s1268" style="position:absolute;left:20853;top:27210;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" fillcolor="#49acc5" strokecolor="white [3201]" strokeweight="2pt">
                              <v:stroke startarrowwidth="narrow" startarrowlength="short" endarrowwidth="narrow" endarrowlength="short" joinstyle="round"/>
                              <v:textbox inset="2.53958mm,2.53958mm,2.53958mm,2.53958mm">
                                <w:txbxContent>
                                  <w:p w14:paraId="24C9D2F9" w14:textId="77777777" w:rsidR="00F718CE" w:rsidRDefault="00F718CE">
                                    <w:pPr>
                                      <w:spacing w:line="240" w:lineRule="auto"/>
                                      <w:textDirection w:val="btLr"/>
                                    </w:pPr>
                                  </w:p>
                                </w:txbxContent>
                              </v:textbox>
                            </v:rect>
                            <v:rect id="Rectángulo 1061" o:spid="_x0000_s1269" style="position:absolute;left:20853;top:27210;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" filled="f" stroked="f">
                              <v:textbox inset=".19375mm,.19375mm,.19375mm,.19375mm">
                                <w:txbxContent>
                                  <w:p w14:paraId="3A784D9A" w14:textId="77777777" w:rsidR="00F718CE" w:rsidRDefault="00000000">
                                    <w:pPr>
                                      <w:spacing w:line="215" w:lineRule="auto"/>
                                      <w:jc w:val="center"/>
                                      <w:textDirection w:val="btLr"/>
                                    </w:pPr>
                                    <w:r>
                                      <w:rPr>
                                        <w:rFonts w:ascii="Cambria" w:eastAsia="Cambria" w:hAnsi="Cambria" w:cs="Cambria"/>
                                        <w:color w:val="000000"/>
                                      </w:rPr>
                                      <w:t>Etiqueta y atención de clientes</w:t>
                                    </w:r>
                                  </w:p>
                                </w:txbxContent>
                              </v:textbox>
                            </v:rect>
                            <v:rect id="Rectángulo 1062" o:spid="_x0000_s1270" style="position:absolute;left:30050;top:6805;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" fillcolor="#8064a2 [3207]" strokecolor="white [3201]" strokeweight="2pt">
                              <v:stroke startarrowwidth="narrow" startarrowlength="short" endarrowwidth="narrow" endarrowlength="short" joinstyle="round"/>
                              <v:textbox inset="2.53958mm,2.53958mm,2.53958mm,2.53958mm">
                                <w:txbxContent>
                                  <w:p w14:paraId="4CB35B46" w14:textId="77777777" w:rsidR="00F718CE" w:rsidRDefault="00F718CE">
                                    <w:pPr>
                                      <w:spacing w:line="240" w:lineRule="auto"/>
                                      <w:textDirection w:val="btLr"/>
                                    </w:pPr>
                                  </w:p>
                                </w:txbxContent>
                              </v:textbox>
                            </v:rect>
                            <v:rect id="Rectángulo 1063" o:spid="_x0000_s1271" style="position:absolute;left:30050;top:6805;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" filled="f" stroked="f">
                              <v:textbox inset=".19375mm,.19375mm,.19375mm,.19375mm">
                                <w:txbxContent>
                                  <w:p w14:paraId="3DF97ADF" w14:textId="77777777" w:rsidR="00F718CE" w:rsidRDefault="00000000">
                                    <w:pPr>
                                      <w:spacing w:line="215" w:lineRule="auto"/>
                                      <w:jc w:val="center"/>
                                      <w:textDirection w:val="btLr"/>
                                    </w:pPr>
                                    <w:r>
                                      <w:rPr>
                                        <w:rFonts w:ascii="Cambria" w:eastAsia="Cambria" w:hAnsi="Cambria" w:cs="Cambria"/>
                                        <w:color w:val="000000"/>
                                      </w:rPr>
                                      <w:t>Normas</w:t>
                                    </w:r>
                                  </w:p>
                                </w:txbxContent>
                              </v:textbox>
                            </v:rect>
                            <v:rect id="Rectángulo 1064" o:spid="_x0000_s1272" style="position:absolute;left:32445;top:13607;width:9580;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" fillcolor="#49acc5" strokecolor="white [3201]" strokeweight="2pt">
                              <v:stroke startarrowwidth="narrow" startarrowlength="short" endarrowwidth="narrow" endarrowlength="short" joinstyle="round"/>
                              <v:textbox inset="2.53958mm,2.53958mm,2.53958mm,2.53958mm">
                                <w:txbxContent>
                                  <w:p w14:paraId="4D5E20F0" w14:textId="77777777" w:rsidR="00F718CE" w:rsidRDefault="00F718CE">
                                    <w:pPr>
                                      <w:spacing w:line="240" w:lineRule="auto"/>
                                      <w:textDirection w:val="btLr"/>
                                    </w:pPr>
                                  </w:p>
                                </w:txbxContent>
                              </v:textbox>
                            </v:rect>
                            <v:rect id="Rectángulo 1065" o:spid="_x0000_s1273" style="position:absolute;left:32445;top:13607;width:9580;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" filled="f" stroked="f">
                              <v:textbox inset=".19375mm,.19375mm,.19375mm,.19375mm">
                                <w:txbxContent>
                                  <w:p w14:paraId="6B47DDDD" w14:textId="77777777" w:rsidR="00F718CE" w:rsidRDefault="00000000">
                                    <w:pPr>
                                      <w:spacing w:line="215" w:lineRule="auto"/>
                                      <w:jc w:val="center"/>
                                      <w:textDirection w:val="btLr"/>
                                    </w:pPr>
                                    <w:r>
                                      <w:rPr>
                                        <w:rFonts w:ascii="Cambria" w:eastAsia="Cambria" w:hAnsi="Cambria" w:cs="Cambria"/>
                                        <w:color w:val="000000"/>
                                      </w:rPr>
                                      <w:t>Tipo de garantía</w:t>
                                    </w:r>
                                  </w:p>
                                </w:txbxContent>
                              </v:textbox>
                            </v:rect>
                            <v:rect id="Rectángulo 1066" o:spid="_x0000_s1274" style="position:absolute;left:32445;top:20408;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" fillcolor="#49acc5" strokecolor="white [3201]" strokeweight="2pt">
                              <v:stroke startarrowwidth="narrow" startarrowlength="short" endarrowwidth="narrow" endarrowlength="short" joinstyle="round"/>
                              <v:textbox inset="2.53958mm,2.53958mm,2.53958mm,2.53958mm">
                                <w:txbxContent>
                                  <w:p w14:paraId="4C778741" w14:textId="77777777" w:rsidR="00F718CE" w:rsidRDefault="00F718CE">
                                    <w:pPr>
                                      <w:spacing w:line="240" w:lineRule="auto"/>
                                      <w:textDirection w:val="btLr"/>
                                    </w:pPr>
                                  </w:p>
                                </w:txbxContent>
                              </v:textbox>
                            </v:rect>
                            <v:rect id="Rectángulo 1067" o:spid="_x0000_s1275" style="position:absolute;left:32445;top:20408;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" filled="f" stroked="f">
                              <v:textbox inset=".19375mm,.19375mm,.19375mm,.19375mm">
                                <w:txbxContent>
                                  <w:p w14:paraId="36ECDE92" w14:textId="77777777" w:rsidR="00F718CE" w:rsidRDefault="00000000">
                                    <w:pPr>
                                      <w:spacing w:line="215" w:lineRule="auto"/>
                                      <w:jc w:val="center"/>
                                      <w:textDirection w:val="btLr"/>
                                    </w:pPr>
                                    <w:r>
                                      <w:rPr>
                                        <w:rFonts w:ascii="Cambria" w:eastAsia="Cambria" w:hAnsi="Cambria" w:cs="Cambria"/>
                                        <w:color w:val="000000"/>
                                      </w:rPr>
                                      <w:t>Seguridad y manipulación</w:t>
                                    </w:r>
                                  </w:p>
                                </w:txbxContent>
                              </v:textbox>
                            </v:rect>
                            <v:rect id="Rectángulo 1068" o:spid="_x0000_s1276" style="position:absolute;left:32445;top:27210;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" fillcolor="#49acc5" strokecolor="white [3201]" strokeweight="2pt">
                              <v:stroke startarrowwidth="narrow" startarrowlength="short" endarrowwidth="narrow" endarrowlength="short" joinstyle="round"/>
                              <v:textbox inset="2.53958mm,2.53958mm,2.53958mm,2.53958mm">
                                <w:txbxContent>
                                  <w:p w14:paraId="28FBD09E" w14:textId="77777777" w:rsidR="00F718CE" w:rsidRDefault="00F718CE">
                                    <w:pPr>
                                      <w:spacing w:line="240" w:lineRule="auto"/>
                                      <w:textDirection w:val="btLr"/>
                                    </w:pPr>
                                  </w:p>
                                </w:txbxContent>
                              </v:textbox>
                            </v:rect>
                            <v:rect id="Rectángulo 1069" o:spid="_x0000_s1277" style="position:absolute;left:32445;top:27210;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" filled="f" stroked="f">
                              <v:textbox inset=".19375mm,.19375mm,.19375mm,.19375mm">
                                <w:txbxContent>
                                  <w:p w14:paraId="1EBA5E1C" w14:textId="77777777" w:rsidR="00F718CE" w:rsidRDefault="00000000">
                                    <w:pPr>
                                      <w:spacing w:line="215" w:lineRule="auto"/>
                                      <w:jc w:val="center"/>
                                      <w:textDirection w:val="btLr"/>
                                    </w:pPr>
                                    <w:r>
                                      <w:rPr>
                                        <w:rFonts w:ascii="Cambria" w:eastAsia="Cambria" w:hAnsi="Cambria" w:cs="Cambria"/>
                                        <w:color w:val="000000"/>
                                      </w:rPr>
                                      <w:t>Política y normas legales</w:t>
                                    </w:r>
                                  </w:p>
                                </w:txbxContent>
                              </v:textbox>
                            </v:rect>
                            <v:rect id="Rectángulo 1070" o:spid="_x0000_s1278" style="position:absolute;left:41641;top:6805;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" fillcolor="#8064a2 [3207]" strokecolor="white [3201]" strokeweight="2pt">
                              <v:stroke startarrowwidth="narrow" startarrowlength="short" endarrowwidth="narrow" endarrowlength="short" joinstyle="round"/>
                              <v:textbox inset="2.53958mm,2.53958mm,2.53958mm,2.53958mm">
                                <w:txbxContent>
                                  <w:p w14:paraId="62CF61F7" w14:textId="77777777" w:rsidR="00F718CE" w:rsidRDefault="00F718CE">
                                    <w:pPr>
                                      <w:spacing w:line="240" w:lineRule="auto"/>
                                      <w:textDirection w:val="btLr"/>
                                    </w:pPr>
                                  </w:p>
                                </w:txbxContent>
                              </v:textbox>
                            </v:rect>
                            <v:rect id="Rectángulo 1071" o:spid="_x0000_s1279" style="position:absolute;left:41641;top:6805;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" filled="f" stroked="f">
                              <v:textbox inset=".19375mm,.19375mm,.19375mm,.19375mm">
                                <w:txbxContent>
                                  <w:p w14:paraId="16CFA6A8" w14:textId="77777777" w:rsidR="00F718CE" w:rsidRDefault="00000000">
                                    <w:pPr>
                                      <w:spacing w:line="215" w:lineRule="auto"/>
                                      <w:jc w:val="center"/>
                                      <w:textDirection w:val="btLr"/>
                                    </w:pPr>
                                    <w:r>
                                      <w:rPr>
                                        <w:rFonts w:ascii="Cambria" w:eastAsia="Cambria" w:hAnsi="Cambria" w:cs="Cambria"/>
                                        <w:i/>
                                        <w:color w:val="000000"/>
                                      </w:rPr>
                                      <w:t>Hardware</w:t>
                                    </w:r>
                                  </w:p>
                                </w:txbxContent>
                              </v:textbox>
                            </v:rect>
                            <v:rect id="Rectángulo 1072" o:spid="_x0000_s1280" style="position:absolute;left:44036;top:13607;width:9580;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" fillcolor="#49acc5" strokecolor="white [3201]" strokeweight="2pt">
                              <v:stroke startarrowwidth="narrow" startarrowlength="short" endarrowwidth="narrow" endarrowlength="short" joinstyle="round"/>
                              <v:textbox inset="2.53958mm,2.53958mm,2.53958mm,2.53958mm">
                                <w:txbxContent>
                                  <w:p w14:paraId="56933965" w14:textId="77777777" w:rsidR="00F718CE" w:rsidRDefault="00F718CE">
                                    <w:pPr>
                                      <w:spacing w:line="240" w:lineRule="auto"/>
                                      <w:textDirection w:val="btLr"/>
                                    </w:pPr>
                                  </w:p>
                                </w:txbxContent>
                              </v:textbox>
                            </v:rect>
                            <v:rect id="Rectángulo 1073" o:spid="_x0000_s1281" style="position:absolute;left:44036;top:13607;width:9580;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" filled="f" stroked="f">
                              <v:textbox inset=".19375mm,.19375mm,.19375mm,.19375mm">
                                <w:txbxContent>
                                  <w:p w14:paraId="119ACBCF" w14:textId="77777777" w:rsidR="00F718CE" w:rsidRDefault="00000000">
                                    <w:pPr>
                                      <w:spacing w:line="215" w:lineRule="auto"/>
                                      <w:jc w:val="center"/>
                                      <w:textDirection w:val="btLr"/>
                                    </w:pPr>
                                    <w:r>
                                      <w:rPr>
                                        <w:rFonts w:ascii="Cambria" w:eastAsia="Cambria" w:hAnsi="Cambria" w:cs="Cambria"/>
                                        <w:color w:val="000000"/>
                                      </w:rPr>
                                      <w:t xml:space="preserve">Arquitectura de </w:t>
                                    </w:r>
                                    <w:r>
                                      <w:rPr>
                                        <w:rFonts w:ascii="Cambria" w:eastAsia="Cambria" w:hAnsi="Cambria" w:cs="Cambria"/>
                                        <w:i/>
                                        <w:color w:val="000000"/>
                                      </w:rPr>
                                      <w:t>hardware</w:t>
                                    </w:r>
                                  </w:p>
                                </w:txbxContent>
                              </v:textbox>
                            </v:rect>
                            <v:rect id="Rectángulo 1074" o:spid="_x0000_s1282" style="position:absolute;left:44036;top:20408;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" fillcolor="#49acc5" strokecolor="white [3201]" strokeweight="2pt">
                              <v:stroke startarrowwidth="narrow" startarrowlength="short" endarrowwidth="narrow" endarrowlength="short" joinstyle="round"/>
                              <v:textbox inset="2.53958mm,2.53958mm,2.53958mm,2.53958mm">
                                <w:txbxContent>
                                  <w:p w14:paraId="7B55CF5B" w14:textId="77777777" w:rsidR="00F718CE" w:rsidRDefault="00F718CE">
                                    <w:pPr>
                                      <w:spacing w:line="240" w:lineRule="auto"/>
                                      <w:textDirection w:val="btLr"/>
                                    </w:pPr>
                                  </w:p>
                                </w:txbxContent>
                              </v:textbox>
                            </v:rect>
                            <v:rect id="Rectángulo 1075" o:spid="_x0000_s1283" style="position:absolute;left:44036;top:20408;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" filled="f" stroked="f">
                              <v:textbox inset=".19375mm,.19375mm,.19375mm,.19375mm">
                                <w:txbxContent>
                                  <w:p w14:paraId="21978672" w14:textId="77777777" w:rsidR="00F718CE" w:rsidRDefault="00000000">
                                    <w:pPr>
                                      <w:spacing w:line="215" w:lineRule="auto"/>
                                      <w:jc w:val="center"/>
                                      <w:textDirection w:val="btLr"/>
                                    </w:pPr>
                                    <w:r>
                                      <w:rPr>
                                        <w:rFonts w:ascii="Cambria" w:eastAsia="Cambria" w:hAnsi="Cambria" w:cs="Cambria"/>
                                        <w:color w:val="000000"/>
                                      </w:rPr>
                                      <w:t>Tipo de equipos</w:t>
                                    </w:r>
                                  </w:p>
                                </w:txbxContent>
                              </v:textbox>
                            </v:rect>
                            <v:rect id="Rectángulo 1076" o:spid="_x0000_s1284" style="position:absolute;left:44036;top:27210;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" fillcolor="#49acc5" strokecolor="white [3201]" strokeweight="2pt">
                              <v:stroke startarrowwidth="narrow" startarrowlength="short" endarrowwidth="narrow" endarrowlength="short" joinstyle="round"/>
                              <v:textbox inset="2.53958mm,2.53958mm,2.53958mm,2.53958mm">
                                <w:txbxContent>
                                  <w:p w14:paraId="563F660E" w14:textId="77777777" w:rsidR="00F718CE" w:rsidRDefault="00F718CE">
                                    <w:pPr>
                                      <w:spacing w:line="240" w:lineRule="auto"/>
                                      <w:textDirection w:val="btLr"/>
                                    </w:pPr>
                                  </w:p>
                                </w:txbxContent>
                              </v:textbox>
                            </v:rect>
                            <v:rect id="Rectángulo 1077" o:spid="_x0000_s1285" style="position:absolute;left:44036;top:27210;width:9580;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" filled="f" stroked="f">
                              <v:textbox inset=".19375mm,.19375mm,.19375mm,.19375mm">
                                <w:txbxContent>
                                  <w:p w14:paraId="702F6FAF" w14:textId="77777777" w:rsidR="00F718CE" w:rsidRDefault="00000000">
                                    <w:pPr>
                                      <w:spacing w:line="215" w:lineRule="auto"/>
                                      <w:jc w:val="center"/>
                                      <w:textDirection w:val="btLr"/>
                                    </w:pPr>
                                    <w:r>
                                      <w:rPr>
                                        <w:rFonts w:ascii="Cambria" w:eastAsia="Cambria" w:hAnsi="Cambria" w:cs="Cambria"/>
                                        <w:color w:val="000000"/>
                                      </w:rPr>
                                      <w:t>Tipo de puertos</w:t>
                                    </w:r>
                                  </w:p>
                                </w:txbxContent>
                              </v:textbox>
                            </v:rect>
                          </v:group>
                        </v:group>
                      </v:group>
                      <w10:anchorlock/>
                    </v:group>
                  </w:pict>
                </mc:Fallback>
              </mc:AlternateContent>
            </w:r>
          </w:p>
          <w:p w14:paraId="000003E8" w14:textId="77777777" w:rsidR="00F718CE" w:rsidRDefault="00000000">
            <w:pPr>
              <w:jc w:val="center"/>
            </w:pPr>
            <w:r>
              <w:rPr>
                <w:b/>
              </w:rPr>
              <w:t>Imagen</w:t>
            </w:r>
            <w:r>
              <w:t xml:space="preserve"> 228116_i70</w:t>
            </w:r>
          </w:p>
        </w:tc>
      </w:tr>
    </w:tbl>
    <w:p w14:paraId="000003EA" w14:textId="77777777" w:rsidR="00F718CE" w:rsidRDefault="00F718CE">
      <w:pPr>
        <w:spacing w:after="120" w:line="240" w:lineRule="auto"/>
        <w:rPr>
          <w:color w:val="FF0000"/>
        </w:rPr>
      </w:pPr>
    </w:p>
    <w:p w14:paraId="000003EB" w14:textId="77777777" w:rsidR="00F718CE" w:rsidRDefault="00F718CE">
      <w:pPr>
        <w:spacing w:after="120" w:line="240" w:lineRule="auto"/>
        <w:rPr>
          <w:color w:val="FF0000"/>
        </w:rPr>
      </w:pPr>
    </w:p>
    <w:p w14:paraId="000003EC" w14:textId="77777777" w:rsidR="00F718CE" w:rsidRDefault="00000000">
      <w:pPr>
        <w:spacing w:after="120" w:line="240" w:lineRule="auto"/>
        <w:rPr>
          <w:b/>
          <w:color w:val="FF0000"/>
        </w:rPr>
      </w:pPr>
      <w:r>
        <w:rPr>
          <w:b/>
        </w:rPr>
        <w:t xml:space="preserve">ACTIVIDAD INTERACTIVA </w:t>
      </w:r>
    </w:p>
    <w:tbl>
      <w:tblPr>
        <w:tblStyle w:val="affffffff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9"/>
        <w:gridCol w:w="5785"/>
        <w:gridCol w:w="2835"/>
        <w:gridCol w:w="3783"/>
      </w:tblGrid>
      <w:tr w:rsidR="00F718CE" w14:paraId="35148B6C" w14:textId="77777777">
        <w:trPr>
          <w:trHeight w:val="460"/>
        </w:trPr>
        <w:tc>
          <w:tcPr>
            <w:tcW w:w="1009" w:type="dxa"/>
            <w:shd w:val="clear" w:color="auto" w:fill="C9DAF8"/>
            <w:tcMar>
              <w:top w:w="100" w:type="dxa"/>
              <w:left w:w="100" w:type="dxa"/>
              <w:bottom w:w="100" w:type="dxa"/>
              <w:right w:w="100" w:type="dxa"/>
            </w:tcMar>
          </w:tcPr>
          <w:p w14:paraId="000003ED" w14:textId="77777777" w:rsidR="00F718CE" w:rsidRDefault="00000000">
            <w:pPr>
              <w:widowControl w:val="0"/>
              <w:jc w:val="center"/>
              <w:rPr>
                <w:b/>
              </w:rPr>
            </w:pPr>
            <w:r>
              <w:rPr>
                <w:b/>
              </w:rPr>
              <w:t>Tipo de recurso</w:t>
            </w:r>
          </w:p>
        </w:tc>
        <w:tc>
          <w:tcPr>
            <w:tcW w:w="12403" w:type="dxa"/>
            <w:gridSpan w:val="3"/>
            <w:shd w:val="clear" w:color="auto" w:fill="C9DAF8"/>
            <w:tcMar>
              <w:top w:w="100" w:type="dxa"/>
              <w:left w:w="100" w:type="dxa"/>
              <w:bottom w:w="100" w:type="dxa"/>
              <w:right w:w="100" w:type="dxa"/>
            </w:tcMar>
          </w:tcPr>
          <w:p w14:paraId="000003EE" w14:textId="77777777" w:rsidR="00F718CE" w:rsidRDefault="00000000">
            <w:pPr>
              <w:keepNext/>
              <w:keepLines/>
              <w:widowControl w:val="0"/>
              <w:pBdr>
                <w:top w:val="nil"/>
                <w:left w:val="nil"/>
                <w:bottom w:val="nil"/>
                <w:right w:val="nil"/>
                <w:between w:val="nil"/>
              </w:pBdr>
              <w:spacing w:after="60" w:line="276" w:lineRule="auto"/>
              <w:jc w:val="center"/>
              <w:rPr>
                <w:color w:val="000000"/>
              </w:rPr>
            </w:pPr>
            <w:r>
              <w:rPr>
                <w:color w:val="000000"/>
              </w:rPr>
              <w:t>Actividad didáctica. Completar la frase</w:t>
            </w:r>
          </w:p>
        </w:tc>
      </w:tr>
      <w:tr w:rsidR="00F718CE" w14:paraId="68AB24B5" w14:textId="77777777">
        <w:trPr>
          <w:trHeight w:val="420"/>
        </w:trPr>
        <w:tc>
          <w:tcPr>
            <w:tcW w:w="6794" w:type="dxa"/>
            <w:gridSpan w:val="2"/>
            <w:shd w:val="clear" w:color="auto" w:fill="auto"/>
            <w:tcMar>
              <w:top w:w="100" w:type="dxa"/>
              <w:left w:w="100" w:type="dxa"/>
              <w:bottom w:w="100" w:type="dxa"/>
              <w:right w:w="100" w:type="dxa"/>
            </w:tcMar>
          </w:tcPr>
          <w:p w14:paraId="000003F1" w14:textId="77777777" w:rsidR="00F718CE" w:rsidRDefault="00000000">
            <w:pPr>
              <w:widowControl w:val="0"/>
            </w:pPr>
            <w:r>
              <w:lastRenderedPageBreak/>
              <w:t xml:space="preserve">Apreciado aprendiz, a través de esta actividad didáctica podrá afianzar sus conocimientos sobre el tema visto </w:t>
            </w:r>
            <w:sdt>
              <w:sdtPr>
                <w:tag w:val="goog_rdk_75"/>
                <w:id w:val="-529883891"/>
              </w:sdtPr>
              <w:sdtContent/>
            </w:sdt>
            <w:r>
              <w:t>soporte técnico a la infraestructura TI.</w:t>
            </w:r>
          </w:p>
          <w:p w14:paraId="000003F2" w14:textId="77777777" w:rsidR="00F718CE" w:rsidRDefault="00F718CE">
            <w:pPr>
              <w:widowControl w:val="0"/>
            </w:pPr>
          </w:p>
          <w:p w14:paraId="000003F3" w14:textId="77777777" w:rsidR="00F718CE" w:rsidRDefault="00000000">
            <w:pPr>
              <w:widowControl w:val="0"/>
              <w:rPr>
                <w:color w:val="999999"/>
              </w:rPr>
            </w:pPr>
            <w:r>
              <w:t>Completar espacios.</w:t>
            </w:r>
          </w:p>
        </w:tc>
        <w:tc>
          <w:tcPr>
            <w:tcW w:w="6618" w:type="dxa"/>
            <w:gridSpan w:val="2"/>
            <w:shd w:val="clear" w:color="auto" w:fill="auto"/>
            <w:tcMar>
              <w:top w:w="100" w:type="dxa"/>
              <w:left w:w="100" w:type="dxa"/>
              <w:bottom w:w="100" w:type="dxa"/>
              <w:right w:w="100" w:type="dxa"/>
            </w:tcMar>
          </w:tcPr>
          <w:p w14:paraId="000003F5" w14:textId="77777777" w:rsidR="00F718CE" w:rsidRDefault="00000000">
            <w:pPr>
              <w:widowControl w:val="0"/>
              <w:jc w:val="center"/>
            </w:pPr>
            <w:r>
              <w:rPr>
                <w:noProof/>
              </w:rPr>
              <w:drawing>
                <wp:inline distT="0" distB="0" distL="0" distR="0">
                  <wp:extent cx="1179173" cy="1269878"/>
                  <wp:effectExtent l="0" t="0" r="0" b="0"/>
                  <wp:docPr id="135" name="image29.jpg" descr="&#10;Icono vectorial de conexión mundial que puede fácilmente modificar o editar&#10;"/>
                  <wp:cNvGraphicFramePr/>
                  <a:graphic xmlns:a="http://schemas.openxmlformats.org/drawingml/2006/main">
                    <a:graphicData uri="http://schemas.openxmlformats.org/drawingml/2006/picture">
                      <pic:pic xmlns:pic="http://schemas.openxmlformats.org/drawingml/2006/picture">
                        <pic:nvPicPr>
                          <pic:cNvPr id="0" name="image29.jpg" descr="&#10;Icono vectorial de conexión mundial que puede fácilmente modificar o editar&#10;"/>
                          <pic:cNvPicPr preferRelativeResize="0"/>
                        </pic:nvPicPr>
                        <pic:blipFill>
                          <a:blip r:embed="rId136"/>
                          <a:srcRect/>
                          <a:stretch>
                            <a:fillRect/>
                          </a:stretch>
                        </pic:blipFill>
                        <pic:spPr>
                          <a:xfrm>
                            <a:off x="0" y="0"/>
                            <a:ext cx="1179173" cy="1269878"/>
                          </a:xfrm>
                          <a:prstGeom prst="rect">
                            <a:avLst/>
                          </a:prstGeom>
                          <a:ln/>
                        </pic:spPr>
                      </pic:pic>
                    </a:graphicData>
                  </a:graphic>
                </wp:inline>
              </w:drawing>
            </w:r>
          </w:p>
          <w:p w14:paraId="000003F6" w14:textId="77777777" w:rsidR="00F718CE" w:rsidRDefault="00000000">
            <w:pPr>
              <w:widowControl w:val="0"/>
            </w:pPr>
            <w:r>
              <w:t>Imagen de referente (o similar):</w:t>
            </w:r>
          </w:p>
          <w:p w14:paraId="000003F7" w14:textId="77777777" w:rsidR="00F718CE" w:rsidRDefault="00000000">
            <w:pPr>
              <w:widowControl w:val="0"/>
            </w:pPr>
            <w:hyperlink r:id="rId137">
              <w:r>
                <w:rPr>
                  <w:color w:val="0000FF"/>
                  <w:u w:val="single"/>
                </w:rPr>
                <w:t>https://www.shutterstock.com/image-vector/worldwide-connection-vector-icon-which-600w-1765917299.jpg</w:t>
              </w:r>
            </w:hyperlink>
          </w:p>
          <w:p w14:paraId="000003F8" w14:textId="77777777" w:rsidR="00F718CE" w:rsidRDefault="00000000">
            <w:pPr>
              <w:widowControl w:val="0"/>
            </w:pPr>
            <w:r>
              <w:rPr>
                <w:b/>
              </w:rPr>
              <w:t>Imagen</w:t>
            </w:r>
            <w:r>
              <w:t xml:space="preserve"> 228116_i71</w:t>
            </w:r>
          </w:p>
        </w:tc>
      </w:tr>
      <w:tr w:rsidR="00F718CE" w14:paraId="596718B6" w14:textId="77777777">
        <w:trPr>
          <w:trHeight w:val="420"/>
        </w:trPr>
        <w:tc>
          <w:tcPr>
            <w:tcW w:w="6794" w:type="dxa"/>
            <w:gridSpan w:val="2"/>
            <w:shd w:val="clear" w:color="auto" w:fill="auto"/>
            <w:tcMar>
              <w:top w:w="100" w:type="dxa"/>
              <w:left w:w="100" w:type="dxa"/>
              <w:bottom w:w="100" w:type="dxa"/>
              <w:right w:w="100" w:type="dxa"/>
            </w:tcMar>
          </w:tcPr>
          <w:p w14:paraId="000003FA" w14:textId="77777777" w:rsidR="00F718CE" w:rsidRDefault="00000000">
            <w:pPr>
              <w:widowControl w:val="0"/>
            </w:pPr>
            <w:r>
              <w:t>Los ____________ técnicos incluyen todos los inconvenientes y fallas que pueden causar los dispositivos y sistemas técnicos.</w:t>
            </w:r>
          </w:p>
          <w:p w14:paraId="000003FB" w14:textId="77777777" w:rsidR="00F718CE" w:rsidRDefault="00F718CE">
            <w:pPr>
              <w:widowControl w:val="0"/>
            </w:pPr>
          </w:p>
          <w:p w14:paraId="000003FC" w14:textId="77777777" w:rsidR="00F718CE" w:rsidRDefault="00000000">
            <w:r>
              <w:t>Retroalimentación</w:t>
            </w:r>
          </w:p>
          <w:p w14:paraId="000003FD" w14:textId="77777777" w:rsidR="00F718CE" w:rsidRDefault="00000000">
            <w:pPr>
              <w:jc w:val="both"/>
            </w:pPr>
            <w:r>
              <w:t>Correcto: Muy bien, reconoce los problemas técnicos que se pueden presentar.</w:t>
            </w:r>
          </w:p>
          <w:p w14:paraId="000003FE" w14:textId="77777777" w:rsidR="00F718CE" w:rsidRDefault="00000000">
            <w:pPr>
              <w:jc w:val="both"/>
              <w:rPr>
                <w:color w:val="666666"/>
              </w:rPr>
            </w:pPr>
            <w:r>
              <w:t>Incorrecto: Revise nuevamente el material para reconocer los problemas técnicos que se pueden presentar.</w:t>
            </w:r>
          </w:p>
        </w:tc>
        <w:tc>
          <w:tcPr>
            <w:tcW w:w="2835" w:type="dxa"/>
            <w:shd w:val="clear" w:color="auto" w:fill="auto"/>
            <w:tcMar>
              <w:top w:w="100" w:type="dxa"/>
              <w:left w:w="100" w:type="dxa"/>
              <w:bottom w:w="100" w:type="dxa"/>
              <w:right w:w="100" w:type="dxa"/>
            </w:tcMar>
          </w:tcPr>
          <w:p w14:paraId="00000400" w14:textId="77777777" w:rsidR="00F718CE" w:rsidRPr="007B2861" w:rsidRDefault="00000000">
            <w:pPr>
              <w:widowControl w:val="0"/>
            </w:pPr>
            <w:r w:rsidRPr="007B2861">
              <w:t>Respuesta</w:t>
            </w:r>
          </w:p>
          <w:p w14:paraId="00000401" w14:textId="77777777" w:rsidR="00F718CE" w:rsidRDefault="00000000">
            <w:pPr>
              <w:widowControl w:val="0"/>
            </w:pPr>
            <w:r>
              <w:t>problemas</w:t>
            </w:r>
          </w:p>
          <w:p w14:paraId="00000402" w14:textId="77777777" w:rsidR="00F718CE" w:rsidRDefault="00F718CE">
            <w:pPr>
              <w:widowControl w:val="0"/>
            </w:pPr>
          </w:p>
        </w:tc>
        <w:tc>
          <w:tcPr>
            <w:tcW w:w="3783" w:type="dxa"/>
            <w:vMerge w:val="restart"/>
            <w:shd w:val="clear" w:color="auto" w:fill="auto"/>
            <w:tcMar>
              <w:top w:w="100" w:type="dxa"/>
              <w:left w:w="100" w:type="dxa"/>
              <w:bottom w:w="100" w:type="dxa"/>
              <w:right w:w="100" w:type="dxa"/>
            </w:tcMar>
          </w:tcPr>
          <w:p w14:paraId="00000403" w14:textId="77777777" w:rsidR="00F718CE" w:rsidRDefault="00F718CE">
            <w:pPr>
              <w:widowControl w:val="0"/>
              <w:rPr>
                <w:color w:val="999999"/>
              </w:rPr>
            </w:pPr>
          </w:p>
          <w:p w14:paraId="00000404" w14:textId="77777777" w:rsidR="00F718CE" w:rsidRDefault="00000000">
            <w:pPr>
              <w:widowControl w:val="0"/>
              <w:rPr>
                <w:color w:val="999999"/>
              </w:rPr>
            </w:pPr>
            <w:r>
              <w:rPr>
                <w:noProof/>
              </w:rPr>
              <w:drawing>
                <wp:inline distT="0" distB="0" distL="0" distR="0">
                  <wp:extent cx="2314890" cy="1129215"/>
                  <wp:effectExtent l="0" t="0" r="0" b="0"/>
                  <wp:docPr id="136" name="image33.jpg" descr="Un hombre con auriculares está sentado en su computadora y hablando con un cliente. Asistencia a clientes, centro de llamadas, operador de línea directa. Asistencia técnica y atención al cliente. Plantilla de vectores para banner web o impresión."/>
                  <wp:cNvGraphicFramePr/>
                  <a:graphic xmlns:a="http://schemas.openxmlformats.org/drawingml/2006/main">
                    <a:graphicData uri="http://schemas.openxmlformats.org/drawingml/2006/picture">
                      <pic:pic xmlns:pic="http://schemas.openxmlformats.org/drawingml/2006/picture">
                        <pic:nvPicPr>
                          <pic:cNvPr id="0" name="image33.jpg" descr="Un hombre con auriculares está sentado en su computadora y hablando con un cliente. Asistencia a clientes, centro de llamadas, operador de línea directa. Asistencia técnica y atención al cliente. Plantilla de vectores para banner web o impresión."/>
                          <pic:cNvPicPr preferRelativeResize="0"/>
                        </pic:nvPicPr>
                        <pic:blipFill>
                          <a:blip r:embed="rId138"/>
                          <a:srcRect/>
                          <a:stretch>
                            <a:fillRect/>
                          </a:stretch>
                        </pic:blipFill>
                        <pic:spPr>
                          <a:xfrm>
                            <a:off x="0" y="0"/>
                            <a:ext cx="2314890" cy="1129215"/>
                          </a:xfrm>
                          <a:prstGeom prst="rect">
                            <a:avLst/>
                          </a:prstGeom>
                          <a:ln/>
                        </pic:spPr>
                      </pic:pic>
                    </a:graphicData>
                  </a:graphic>
                </wp:inline>
              </w:drawing>
            </w:r>
          </w:p>
          <w:p w14:paraId="00000405" w14:textId="77777777" w:rsidR="00F718CE" w:rsidRDefault="00000000">
            <w:pPr>
              <w:widowControl w:val="0"/>
            </w:pPr>
            <w:r>
              <w:t>Imagen de referente (o similar):</w:t>
            </w:r>
          </w:p>
          <w:p w14:paraId="00000406" w14:textId="77777777" w:rsidR="00F718CE" w:rsidRDefault="00000000">
            <w:pPr>
              <w:widowControl w:val="0"/>
            </w:pPr>
            <w:hyperlink r:id="rId139">
              <w:r>
                <w:rPr>
                  <w:color w:val="0000FF"/>
                  <w:u w:val="single"/>
                </w:rPr>
                <w:t>https://www.shutterstock.com/image-vector/man-headset-sitting-his-computer-600w-1918006226.jpg</w:t>
              </w:r>
            </w:hyperlink>
          </w:p>
          <w:p w14:paraId="00000407" w14:textId="77777777" w:rsidR="00F718CE" w:rsidRDefault="00000000">
            <w:pPr>
              <w:widowControl w:val="0"/>
            </w:pPr>
            <w:r>
              <w:rPr>
                <w:b/>
              </w:rPr>
              <w:t>Imagen</w:t>
            </w:r>
            <w:r>
              <w:t xml:space="preserve"> 228116_i72</w:t>
            </w:r>
          </w:p>
          <w:p w14:paraId="00000408" w14:textId="77777777" w:rsidR="00F718CE" w:rsidRDefault="00F718CE">
            <w:pPr>
              <w:widowControl w:val="0"/>
            </w:pPr>
          </w:p>
          <w:p w14:paraId="00000409" w14:textId="77777777" w:rsidR="00F718CE" w:rsidRDefault="00F718CE">
            <w:pPr>
              <w:widowControl w:val="0"/>
            </w:pPr>
          </w:p>
          <w:p w14:paraId="0000040A" w14:textId="77777777" w:rsidR="00F718CE" w:rsidRDefault="00000000">
            <w:pPr>
              <w:spacing w:after="120"/>
            </w:pPr>
            <w:sdt>
              <w:sdtPr>
                <w:tag w:val="goog_rdk_76"/>
                <w:id w:val="291019244"/>
              </w:sdtPr>
              <w:sdtContent/>
            </w:sdt>
            <w:r>
              <w:t>¡Muy bien!  Se evidencia dominio sobre la temática abordada.</w:t>
            </w:r>
          </w:p>
          <w:p w14:paraId="0000040B" w14:textId="77777777" w:rsidR="00F718CE" w:rsidRDefault="00F718CE">
            <w:pPr>
              <w:spacing w:after="120"/>
            </w:pPr>
          </w:p>
          <w:p w14:paraId="0000040C" w14:textId="77777777" w:rsidR="00F718CE" w:rsidRDefault="00000000">
            <w:pPr>
              <w:widowControl w:val="0"/>
              <w:rPr>
                <w:color w:val="999999"/>
              </w:rPr>
            </w:pPr>
            <w:r>
              <w:t>¡Lo siento! La respuesta no fue acertada, se requiere repasar la temática correspondiente.</w:t>
            </w:r>
          </w:p>
        </w:tc>
      </w:tr>
      <w:tr w:rsidR="00F718CE" w14:paraId="632BE18C" w14:textId="77777777">
        <w:trPr>
          <w:trHeight w:val="420"/>
        </w:trPr>
        <w:tc>
          <w:tcPr>
            <w:tcW w:w="6794" w:type="dxa"/>
            <w:gridSpan w:val="2"/>
            <w:shd w:val="clear" w:color="auto" w:fill="auto"/>
            <w:tcMar>
              <w:top w:w="100" w:type="dxa"/>
              <w:left w:w="100" w:type="dxa"/>
              <w:bottom w:w="100" w:type="dxa"/>
              <w:right w:w="100" w:type="dxa"/>
            </w:tcMar>
          </w:tcPr>
          <w:p w14:paraId="0000040D" w14:textId="77777777" w:rsidR="00F718CE" w:rsidRDefault="00000000">
            <w:pPr>
              <w:widowControl w:val="0"/>
            </w:pPr>
            <w:r>
              <w:t>Esto suele ser común en oficinas ___________ y __________ donde se necesita sincronizar dispositivos del mismo sistema.</w:t>
            </w:r>
          </w:p>
          <w:p w14:paraId="0000040E" w14:textId="77777777" w:rsidR="00F718CE" w:rsidRDefault="00F718CE">
            <w:pPr>
              <w:widowControl w:val="0"/>
            </w:pPr>
          </w:p>
          <w:p w14:paraId="0000040F" w14:textId="77777777" w:rsidR="00F718CE" w:rsidRDefault="00000000">
            <w:r>
              <w:t>Retroalimentación</w:t>
            </w:r>
          </w:p>
          <w:p w14:paraId="00000410" w14:textId="77777777" w:rsidR="00F718CE" w:rsidRDefault="00000000">
            <w:pPr>
              <w:jc w:val="both"/>
            </w:pPr>
            <w:r>
              <w:t>Correcto: Muy bien, identifica los problemas técnicos de la Red LAN.</w:t>
            </w:r>
          </w:p>
          <w:p w14:paraId="00000411" w14:textId="77777777" w:rsidR="00F718CE" w:rsidRDefault="00000000">
            <w:pPr>
              <w:widowControl w:val="0"/>
            </w:pPr>
            <w:r>
              <w:t>Incorrecto: Se le invita a revisar material para reconocer los problemas técnicos de la Red LAN.</w:t>
            </w:r>
          </w:p>
        </w:tc>
        <w:tc>
          <w:tcPr>
            <w:tcW w:w="2835" w:type="dxa"/>
            <w:shd w:val="clear" w:color="auto" w:fill="auto"/>
            <w:tcMar>
              <w:top w:w="100" w:type="dxa"/>
              <w:left w:w="100" w:type="dxa"/>
              <w:bottom w:w="100" w:type="dxa"/>
              <w:right w:w="100" w:type="dxa"/>
            </w:tcMar>
          </w:tcPr>
          <w:p w14:paraId="00000413" w14:textId="77777777" w:rsidR="00F718CE" w:rsidRPr="007B2861" w:rsidRDefault="00000000">
            <w:pPr>
              <w:widowControl w:val="0"/>
            </w:pPr>
            <w:r w:rsidRPr="007B2861">
              <w:t>Respuesta</w:t>
            </w:r>
          </w:p>
          <w:p w14:paraId="00000414" w14:textId="77777777" w:rsidR="00F718CE" w:rsidRDefault="00000000">
            <w:pPr>
              <w:widowControl w:val="0"/>
            </w:pPr>
            <w:r>
              <w:t>corporativas, universidades</w:t>
            </w:r>
          </w:p>
        </w:tc>
        <w:tc>
          <w:tcPr>
            <w:tcW w:w="3783" w:type="dxa"/>
            <w:vMerge/>
            <w:shd w:val="clear" w:color="auto" w:fill="auto"/>
            <w:tcMar>
              <w:top w:w="100" w:type="dxa"/>
              <w:left w:w="100" w:type="dxa"/>
              <w:bottom w:w="100" w:type="dxa"/>
              <w:right w:w="100" w:type="dxa"/>
            </w:tcMar>
          </w:tcPr>
          <w:p w14:paraId="00000415" w14:textId="77777777" w:rsidR="00F718CE" w:rsidRDefault="00F718CE">
            <w:pPr>
              <w:widowControl w:val="0"/>
              <w:pBdr>
                <w:top w:val="nil"/>
                <w:left w:val="nil"/>
                <w:bottom w:val="nil"/>
                <w:right w:val="nil"/>
                <w:between w:val="nil"/>
              </w:pBdr>
              <w:spacing w:line="276" w:lineRule="auto"/>
            </w:pPr>
          </w:p>
        </w:tc>
      </w:tr>
      <w:tr w:rsidR="00F718CE" w14:paraId="25789320" w14:textId="77777777">
        <w:trPr>
          <w:trHeight w:val="420"/>
        </w:trPr>
        <w:tc>
          <w:tcPr>
            <w:tcW w:w="6794" w:type="dxa"/>
            <w:gridSpan w:val="2"/>
            <w:shd w:val="clear" w:color="auto" w:fill="auto"/>
            <w:tcMar>
              <w:top w:w="100" w:type="dxa"/>
              <w:left w:w="100" w:type="dxa"/>
              <w:bottom w:w="100" w:type="dxa"/>
              <w:right w:w="100" w:type="dxa"/>
            </w:tcMar>
          </w:tcPr>
          <w:p w14:paraId="00000416" w14:textId="77777777" w:rsidR="00F718CE" w:rsidRDefault="00000000">
            <w:pPr>
              <w:widowControl w:val="0"/>
            </w:pPr>
            <w:r>
              <w:lastRenderedPageBreak/>
              <w:t>La ____________ se ha convertido en una prioridad para los gobiernos de todo el mundo, ya que consideran que ___________ a los activos disponibles a través de internet, y los sistemas y las redes informáticas de los ________, es vital para el __________, la estabilidad de una nación y el sustento de su gente.</w:t>
            </w:r>
          </w:p>
          <w:p w14:paraId="00000417" w14:textId="77777777" w:rsidR="00F718CE" w:rsidRDefault="00F718CE">
            <w:pPr>
              <w:widowControl w:val="0"/>
            </w:pPr>
          </w:p>
          <w:p w14:paraId="00000418" w14:textId="77777777" w:rsidR="00F718CE" w:rsidRDefault="00000000">
            <w:r>
              <w:t>Retroalimentación</w:t>
            </w:r>
          </w:p>
          <w:p w14:paraId="00000419" w14:textId="77777777" w:rsidR="00F718CE" w:rsidRDefault="00000000">
            <w:pPr>
              <w:jc w:val="both"/>
            </w:pPr>
            <w:r>
              <w:t>Correcto: Muy bien se comprendió la temática abordada.</w:t>
            </w:r>
          </w:p>
          <w:p w14:paraId="0000041A" w14:textId="77777777" w:rsidR="00F718CE" w:rsidRDefault="00000000">
            <w:pPr>
              <w:widowControl w:val="0"/>
            </w:pPr>
            <w:r>
              <w:t>Incorrecto: Se recomienda leer nuevamente el material correspondiente.</w:t>
            </w:r>
          </w:p>
        </w:tc>
        <w:tc>
          <w:tcPr>
            <w:tcW w:w="2835" w:type="dxa"/>
            <w:shd w:val="clear" w:color="auto" w:fill="auto"/>
            <w:tcMar>
              <w:top w:w="100" w:type="dxa"/>
              <w:left w:w="100" w:type="dxa"/>
              <w:bottom w:w="100" w:type="dxa"/>
              <w:right w:w="100" w:type="dxa"/>
            </w:tcMar>
          </w:tcPr>
          <w:p w14:paraId="0000041C" w14:textId="77777777" w:rsidR="00F718CE" w:rsidRPr="007B2861" w:rsidRDefault="00000000">
            <w:pPr>
              <w:widowControl w:val="0"/>
            </w:pPr>
            <w:r w:rsidRPr="007B2861">
              <w:t>Respuesta</w:t>
            </w:r>
          </w:p>
          <w:p w14:paraId="0000041D" w14:textId="77777777" w:rsidR="00F718CE" w:rsidRDefault="00000000">
            <w:pPr>
              <w:widowControl w:val="0"/>
            </w:pPr>
            <w:r>
              <w:t xml:space="preserve">ciberseguridad, proteger, </w:t>
            </w:r>
            <w:r>
              <w:rPr>
                <w:i/>
              </w:rPr>
              <w:t>hackers</w:t>
            </w:r>
            <w:r>
              <w:t>, funcionamiento</w:t>
            </w:r>
          </w:p>
        </w:tc>
        <w:tc>
          <w:tcPr>
            <w:tcW w:w="3783" w:type="dxa"/>
            <w:vMerge/>
            <w:shd w:val="clear" w:color="auto" w:fill="auto"/>
            <w:tcMar>
              <w:top w:w="100" w:type="dxa"/>
              <w:left w:w="100" w:type="dxa"/>
              <w:bottom w:w="100" w:type="dxa"/>
              <w:right w:w="100" w:type="dxa"/>
            </w:tcMar>
          </w:tcPr>
          <w:p w14:paraId="0000041E" w14:textId="77777777" w:rsidR="00F718CE" w:rsidRDefault="00F718CE">
            <w:pPr>
              <w:widowControl w:val="0"/>
              <w:pBdr>
                <w:top w:val="nil"/>
                <w:left w:val="nil"/>
                <w:bottom w:val="nil"/>
                <w:right w:val="nil"/>
                <w:between w:val="nil"/>
              </w:pBdr>
              <w:spacing w:line="276" w:lineRule="auto"/>
            </w:pPr>
          </w:p>
        </w:tc>
      </w:tr>
      <w:tr w:rsidR="00F718CE" w14:paraId="1DB0EF3F" w14:textId="77777777">
        <w:trPr>
          <w:trHeight w:val="420"/>
        </w:trPr>
        <w:tc>
          <w:tcPr>
            <w:tcW w:w="6794" w:type="dxa"/>
            <w:gridSpan w:val="2"/>
            <w:shd w:val="clear" w:color="auto" w:fill="auto"/>
            <w:tcMar>
              <w:top w:w="100" w:type="dxa"/>
              <w:left w:w="100" w:type="dxa"/>
              <w:bottom w:w="100" w:type="dxa"/>
              <w:right w:w="100" w:type="dxa"/>
            </w:tcMar>
          </w:tcPr>
          <w:p w14:paraId="0000041F" w14:textId="77777777" w:rsidR="00F718CE" w:rsidRDefault="00000000">
            <w:pPr>
              <w:widowControl w:val="0"/>
            </w:pPr>
            <w:r>
              <w:t>La seguridad __________ se refiere a la seguridad en el uso del __________ y los ________, la protección de los datos, procesos y ________, así como la del acceso ordenado y autorizado de los usuarios a la información.</w:t>
            </w:r>
          </w:p>
          <w:p w14:paraId="00000420" w14:textId="77777777" w:rsidR="00F718CE" w:rsidRDefault="00F718CE">
            <w:pPr>
              <w:widowControl w:val="0"/>
            </w:pPr>
          </w:p>
          <w:p w14:paraId="00000421" w14:textId="77777777" w:rsidR="00F718CE" w:rsidRDefault="00000000">
            <w:r>
              <w:t>Retroalimentación</w:t>
            </w:r>
          </w:p>
          <w:p w14:paraId="00000422" w14:textId="77777777" w:rsidR="00F718CE" w:rsidRDefault="00000000">
            <w:pPr>
              <w:jc w:val="both"/>
            </w:pPr>
            <w:r>
              <w:t>Correcto: Excelente, identifica el término abordado.</w:t>
            </w:r>
          </w:p>
          <w:p w14:paraId="00000423" w14:textId="77777777" w:rsidR="00F718CE" w:rsidRDefault="00000000">
            <w:pPr>
              <w:jc w:val="both"/>
            </w:pPr>
            <w:r>
              <w:t>Incorrecto. Por favor, revise el material de seguridad y manipulación.</w:t>
            </w:r>
          </w:p>
        </w:tc>
        <w:tc>
          <w:tcPr>
            <w:tcW w:w="2835" w:type="dxa"/>
            <w:shd w:val="clear" w:color="auto" w:fill="auto"/>
            <w:tcMar>
              <w:top w:w="100" w:type="dxa"/>
              <w:left w:w="100" w:type="dxa"/>
              <w:bottom w:w="100" w:type="dxa"/>
              <w:right w:w="100" w:type="dxa"/>
            </w:tcMar>
          </w:tcPr>
          <w:p w14:paraId="00000425" w14:textId="77777777" w:rsidR="00F718CE" w:rsidRPr="007B2861" w:rsidRDefault="00000000">
            <w:pPr>
              <w:widowControl w:val="0"/>
            </w:pPr>
            <w:r w:rsidRPr="007B2861">
              <w:t>Respuesta</w:t>
            </w:r>
          </w:p>
          <w:p w14:paraId="00000426" w14:textId="77777777" w:rsidR="00F718CE" w:rsidRDefault="00000000">
            <w:pPr>
              <w:widowControl w:val="0"/>
            </w:pPr>
            <w:r>
              <w:t xml:space="preserve">Lógica, </w:t>
            </w:r>
            <w:r>
              <w:rPr>
                <w:i/>
              </w:rPr>
              <w:t>software</w:t>
            </w:r>
            <w:r>
              <w:t>, sistemas, programas</w:t>
            </w:r>
          </w:p>
        </w:tc>
        <w:tc>
          <w:tcPr>
            <w:tcW w:w="3783" w:type="dxa"/>
            <w:vMerge/>
            <w:shd w:val="clear" w:color="auto" w:fill="auto"/>
            <w:tcMar>
              <w:top w:w="100" w:type="dxa"/>
              <w:left w:w="100" w:type="dxa"/>
              <w:bottom w:w="100" w:type="dxa"/>
              <w:right w:w="100" w:type="dxa"/>
            </w:tcMar>
          </w:tcPr>
          <w:p w14:paraId="00000427" w14:textId="77777777" w:rsidR="00F718CE" w:rsidRDefault="00F718CE">
            <w:pPr>
              <w:widowControl w:val="0"/>
              <w:pBdr>
                <w:top w:val="nil"/>
                <w:left w:val="nil"/>
                <w:bottom w:val="nil"/>
                <w:right w:val="nil"/>
                <w:between w:val="nil"/>
              </w:pBdr>
              <w:spacing w:line="276" w:lineRule="auto"/>
            </w:pPr>
          </w:p>
        </w:tc>
      </w:tr>
      <w:tr w:rsidR="00F718CE" w14:paraId="27D6F557" w14:textId="77777777">
        <w:trPr>
          <w:trHeight w:val="420"/>
        </w:trPr>
        <w:tc>
          <w:tcPr>
            <w:tcW w:w="6794" w:type="dxa"/>
            <w:gridSpan w:val="2"/>
            <w:shd w:val="clear" w:color="auto" w:fill="auto"/>
            <w:tcMar>
              <w:top w:w="100" w:type="dxa"/>
              <w:left w:w="100" w:type="dxa"/>
              <w:bottom w:w="100" w:type="dxa"/>
              <w:right w:w="100" w:type="dxa"/>
            </w:tcMar>
          </w:tcPr>
          <w:p w14:paraId="00000428" w14:textId="77777777" w:rsidR="00F718CE" w:rsidRDefault="00000000">
            <w:pPr>
              <w:widowControl w:val="0"/>
            </w:pPr>
            <w:r>
              <w:t>La seguridad _________ de nuestros dispositivos tiene el _______ de mantener nuestra información a salvo mediante la __________ de una serie de medidas de _______ que van más allá de instalar un antivirus.</w:t>
            </w:r>
          </w:p>
          <w:p w14:paraId="00000429" w14:textId="77777777" w:rsidR="00F718CE" w:rsidRDefault="00F718CE">
            <w:pPr>
              <w:widowControl w:val="0"/>
            </w:pPr>
          </w:p>
          <w:p w14:paraId="0000042A" w14:textId="77777777" w:rsidR="00F718CE" w:rsidRDefault="00000000">
            <w:r>
              <w:t>Retroalimentación</w:t>
            </w:r>
          </w:p>
          <w:p w14:paraId="0000042B" w14:textId="77777777" w:rsidR="00F718CE" w:rsidRDefault="00000000">
            <w:pPr>
              <w:jc w:val="both"/>
            </w:pPr>
            <w:r>
              <w:t>Correcto: Muy bien, reconoce lo relacionado con la seguridad física.</w:t>
            </w:r>
          </w:p>
          <w:p w14:paraId="0000042C" w14:textId="77777777" w:rsidR="00F718CE" w:rsidRDefault="00000000">
            <w:pPr>
              <w:jc w:val="both"/>
            </w:pPr>
            <w:r>
              <w:t>Incorrecto: Por favor, revise el material de seguridad y manipulación.</w:t>
            </w:r>
          </w:p>
        </w:tc>
        <w:tc>
          <w:tcPr>
            <w:tcW w:w="2835" w:type="dxa"/>
            <w:shd w:val="clear" w:color="auto" w:fill="auto"/>
            <w:tcMar>
              <w:top w:w="100" w:type="dxa"/>
              <w:left w:w="100" w:type="dxa"/>
              <w:bottom w:w="100" w:type="dxa"/>
              <w:right w:w="100" w:type="dxa"/>
            </w:tcMar>
          </w:tcPr>
          <w:p w14:paraId="0000042E" w14:textId="77777777" w:rsidR="00F718CE" w:rsidRPr="007B2861" w:rsidRDefault="00000000">
            <w:pPr>
              <w:widowControl w:val="0"/>
            </w:pPr>
            <w:r w:rsidRPr="007B2861">
              <w:t>Respuesta</w:t>
            </w:r>
          </w:p>
          <w:p w14:paraId="0000042F" w14:textId="77777777" w:rsidR="00F718CE" w:rsidRDefault="00000000">
            <w:pPr>
              <w:widowControl w:val="0"/>
            </w:pPr>
            <w:r>
              <w:t>física, objetivo, incorporación, protección</w:t>
            </w:r>
          </w:p>
        </w:tc>
        <w:tc>
          <w:tcPr>
            <w:tcW w:w="3783" w:type="dxa"/>
            <w:vMerge/>
            <w:shd w:val="clear" w:color="auto" w:fill="auto"/>
            <w:tcMar>
              <w:top w:w="100" w:type="dxa"/>
              <w:left w:w="100" w:type="dxa"/>
              <w:bottom w:w="100" w:type="dxa"/>
              <w:right w:w="100" w:type="dxa"/>
            </w:tcMar>
          </w:tcPr>
          <w:p w14:paraId="00000430" w14:textId="77777777" w:rsidR="00F718CE" w:rsidRDefault="00F718CE">
            <w:pPr>
              <w:widowControl w:val="0"/>
              <w:pBdr>
                <w:top w:val="nil"/>
                <w:left w:val="nil"/>
                <w:bottom w:val="nil"/>
                <w:right w:val="nil"/>
                <w:between w:val="nil"/>
              </w:pBdr>
              <w:spacing w:line="276" w:lineRule="auto"/>
            </w:pPr>
          </w:p>
        </w:tc>
      </w:tr>
      <w:tr w:rsidR="00F718CE" w14:paraId="7C8EDFF2" w14:textId="77777777">
        <w:trPr>
          <w:trHeight w:val="420"/>
        </w:trPr>
        <w:tc>
          <w:tcPr>
            <w:tcW w:w="6794" w:type="dxa"/>
            <w:gridSpan w:val="2"/>
            <w:shd w:val="clear" w:color="auto" w:fill="auto"/>
            <w:tcMar>
              <w:top w:w="100" w:type="dxa"/>
              <w:left w:w="100" w:type="dxa"/>
              <w:bottom w:w="100" w:type="dxa"/>
              <w:right w:w="100" w:type="dxa"/>
            </w:tcMar>
          </w:tcPr>
          <w:p w14:paraId="00000431" w14:textId="77777777" w:rsidR="00F718CE" w:rsidRDefault="00000000">
            <w:pPr>
              <w:widowControl w:val="0"/>
            </w:pPr>
            <w:r>
              <w:t xml:space="preserve">Este término, en ________ informática, se puede ______ como la garantía de exactitud y fiabilidad de la información. _________ la </w:t>
            </w:r>
            <w:r>
              <w:lastRenderedPageBreak/>
              <w:t>integridad de la información y los ______ se consigue prevenir cualquier modificación no autorizada de esta.</w:t>
            </w:r>
          </w:p>
          <w:p w14:paraId="00000432" w14:textId="77777777" w:rsidR="00F718CE" w:rsidRDefault="00F718CE">
            <w:pPr>
              <w:widowControl w:val="0"/>
            </w:pPr>
          </w:p>
          <w:p w14:paraId="00000433" w14:textId="77777777" w:rsidR="00F718CE" w:rsidRDefault="00000000">
            <w:r>
              <w:t>Retroalimentación</w:t>
            </w:r>
          </w:p>
          <w:p w14:paraId="00000434" w14:textId="77777777" w:rsidR="00F718CE" w:rsidRDefault="00000000">
            <w:pPr>
              <w:jc w:val="both"/>
            </w:pPr>
            <w:r>
              <w:t>Correcto: Identifica elementos relacionados con la seguridad.</w:t>
            </w:r>
          </w:p>
          <w:p w14:paraId="00000435" w14:textId="77777777" w:rsidR="00F718CE" w:rsidRDefault="00000000">
            <w:pPr>
              <w:jc w:val="both"/>
            </w:pPr>
            <w:r>
              <w:t>Incorrecto: Por favor, revise el material de seguridad y manipulación.</w:t>
            </w:r>
          </w:p>
        </w:tc>
        <w:tc>
          <w:tcPr>
            <w:tcW w:w="2835" w:type="dxa"/>
            <w:shd w:val="clear" w:color="auto" w:fill="auto"/>
            <w:tcMar>
              <w:top w:w="100" w:type="dxa"/>
              <w:left w:w="100" w:type="dxa"/>
              <w:bottom w:w="100" w:type="dxa"/>
              <w:right w:w="100" w:type="dxa"/>
            </w:tcMar>
          </w:tcPr>
          <w:p w14:paraId="00000437" w14:textId="77777777" w:rsidR="00F718CE" w:rsidRPr="007B2861" w:rsidRDefault="00000000">
            <w:pPr>
              <w:widowControl w:val="0"/>
            </w:pPr>
            <w:r w:rsidRPr="007B2861">
              <w:lastRenderedPageBreak/>
              <w:t>Respuesta</w:t>
            </w:r>
          </w:p>
          <w:p w14:paraId="00000438" w14:textId="77777777" w:rsidR="00F718CE" w:rsidRDefault="00000000">
            <w:pPr>
              <w:widowControl w:val="0"/>
            </w:pPr>
            <w:r>
              <w:t xml:space="preserve">seguridad, definir, </w:t>
            </w:r>
            <w:r>
              <w:lastRenderedPageBreak/>
              <w:t>Asegurando, datos</w:t>
            </w:r>
          </w:p>
        </w:tc>
        <w:tc>
          <w:tcPr>
            <w:tcW w:w="3783" w:type="dxa"/>
            <w:vMerge/>
            <w:shd w:val="clear" w:color="auto" w:fill="auto"/>
            <w:tcMar>
              <w:top w:w="100" w:type="dxa"/>
              <w:left w:w="100" w:type="dxa"/>
              <w:bottom w:w="100" w:type="dxa"/>
              <w:right w:w="100" w:type="dxa"/>
            </w:tcMar>
          </w:tcPr>
          <w:p w14:paraId="00000439" w14:textId="77777777" w:rsidR="00F718CE" w:rsidRDefault="00F718CE">
            <w:pPr>
              <w:widowControl w:val="0"/>
              <w:pBdr>
                <w:top w:val="nil"/>
                <w:left w:val="nil"/>
                <w:bottom w:val="nil"/>
                <w:right w:val="nil"/>
                <w:between w:val="nil"/>
              </w:pBdr>
              <w:spacing w:line="276" w:lineRule="auto"/>
            </w:pPr>
          </w:p>
        </w:tc>
      </w:tr>
      <w:tr w:rsidR="00F718CE" w14:paraId="638BDC4D" w14:textId="77777777">
        <w:trPr>
          <w:trHeight w:val="420"/>
        </w:trPr>
        <w:tc>
          <w:tcPr>
            <w:tcW w:w="6794" w:type="dxa"/>
            <w:gridSpan w:val="2"/>
            <w:shd w:val="clear" w:color="auto" w:fill="auto"/>
            <w:tcMar>
              <w:top w:w="100" w:type="dxa"/>
              <w:left w:w="100" w:type="dxa"/>
              <w:bottom w:w="100" w:type="dxa"/>
              <w:right w:w="100" w:type="dxa"/>
            </w:tcMar>
          </w:tcPr>
          <w:p w14:paraId="00000443" w14:textId="77777777" w:rsidR="00F718CE" w:rsidRDefault="00000000">
            <w:pPr>
              <w:widowControl w:val="0"/>
            </w:pPr>
            <w:r>
              <w:t>Al no _______ correctamente la _____ del ordenador el _______ operativo del equipo no llegará a inicializarse, __________ un mensaje de error _____________ después de “encender” el equipo, lo que indicará que algo no anda bien.</w:t>
            </w:r>
          </w:p>
          <w:p w14:paraId="00000444" w14:textId="77777777" w:rsidR="00F718CE" w:rsidRDefault="00F718CE">
            <w:pPr>
              <w:widowControl w:val="0"/>
            </w:pPr>
          </w:p>
          <w:p w14:paraId="00000445" w14:textId="77777777" w:rsidR="00F718CE" w:rsidRDefault="00000000">
            <w:r>
              <w:t>Retroalimentación</w:t>
            </w:r>
          </w:p>
          <w:p w14:paraId="00000446" w14:textId="77777777" w:rsidR="00F718CE" w:rsidRDefault="00000000">
            <w:pPr>
              <w:jc w:val="both"/>
            </w:pPr>
            <w:r>
              <w:t>Correcto: Felicitaciones, se identifican elementos del software del sistema.</w:t>
            </w:r>
          </w:p>
          <w:p w14:paraId="00000447" w14:textId="77777777" w:rsidR="00F718CE" w:rsidRDefault="00000000">
            <w:pPr>
              <w:jc w:val="both"/>
            </w:pPr>
            <w:r>
              <w:t>Incorrecto.  Se le invita revisar la temática correspondiente a software del sistema.</w:t>
            </w:r>
          </w:p>
        </w:tc>
        <w:tc>
          <w:tcPr>
            <w:tcW w:w="2835" w:type="dxa"/>
            <w:shd w:val="clear" w:color="auto" w:fill="auto"/>
            <w:tcMar>
              <w:top w:w="100" w:type="dxa"/>
              <w:left w:w="100" w:type="dxa"/>
              <w:bottom w:w="100" w:type="dxa"/>
              <w:right w:w="100" w:type="dxa"/>
            </w:tcMar>
          </w:tcPr>
          <w:p w14:paraId="00000449" w14:textId="77777777" w:rsidR="00F718CE" w:rsidRDefault="00000000">
            <w:pPr>
              <w:widowControl w:val="0"/>
              <w:rPr>
                <w:color w:val="FF0000"/>
              </w:rPr>
            </w:pPr>
            <w:r w:rsidRPr="007B2861">
              <w:t>Respuesta</w:t>
            </w:r>
          </w:p>
          <w:p w14:paraId="0000044A" w14:textId="77777777" w:rsidR="00F718CE" w:rsidRDefault="00000000">
            <w:pPr>
              <w:widowControl w:val="0"/>
            </w:pPr>
            <w:r>
              <w:t xml:space="preserve">funcionar, BIOS, sistema, apareciendo, inmediatamente, </w:t>
            </w:r>
          </w:p>
        </w:tc>
        <w:tc>
          <w:tcPr>
            <w:tcW w:w="3783" w:type="dxa"/>
            <w:vMerge/>
            <w:shd w:val="clear" w:color="auto" w:fill="auto"/>
            <w:tcMar>
              <w:top w:w="100" w:type="dxa"/>
              <w:left w:w="100" w:type="dxa"/>
              <w:bottom w:w="100" w:type="dxa"/>
              <w:right w:w="100" w:type="dxa"/>
            </w:tcMar>
          </w:tcPr>
          <w:p w14:paraId="0000044B" w14:textId="77777777" w:rsidR="00F718CE" w:rsidRDefault="00F718CE">
            <w:pPr>
              <w:widowControl w:val="0"/>
              <w:pBdr>
                <w:top w:val="nil"/>
                <w:left w:val="nil"/>
                <w:bottom w:val="nil"/>
                <w:right w:val="nil"/>
                <w:between w:val="nil"/>
              </w:pBdr>
              <w:spacing w:line="276" w:lineRule="auto"/>
            </w:pPr>
          </w:p>
        </w:tc>
      </w:tr>
      <w:tr w:rsidR="00F718CE" w14:paraId="078F70A2" w14:textId="77777777">
        <w:trPr>
          <w:trHeight w:val="420"/>
        </w:trPr>
        <w:tc>
          <w:tcPr>
            <w:tcW w:w="6794" w:type="dxa"/>
            <w:gridSpan w:val="2"/>
            <w:shd w:val="clear" w:color="auto" w:fill="auto"/>
            <w:tcMar>
              <w:top w:w="100" w:type="dxa"/>
              <w:left w:w="100" w:type="dxa"/>
              <w:bottom w:w="100" w:type="dxa"/>
              <w:right w:w="100" w:type="dxa"/>
            </w:tcMar>
          </w:tcPr>
          <w:p w14:paraId="0000044C" w14:textId="77777777" w:rsidR="00F718CE" w:rsidRDefault="00000000">
            <w:pPr>
              <w:widowControl w:val="0"/>
            </w:pPr>
            <w:r>
              <w:t>Este tipo de _______ afecta primero a la fuente de ___________ y luego a un posible cortocircuito en el interior del __________.</w:t>
            </w:r>
          </w:p>
          <w:p w14:paraId="0000044D" w14:textId="77777777" w:rsidR="00F718CE" w:rsidRDefault="00000000">
            <w:r>
              <w:t>Retroalimentación</w:t>
            </w:r>
          </w:p>
          <w:p w14:paraId="0000044E" w14:textId="77777777" w:rsidR="00F718CE" w:rsidRDefault="00000000">
            <w:pPr>
              <w:jc w:val="both"/>
            </w:pPr>
            <w:r>
              <w:t>Correcto: Muy bien, reconoce elementos de problemas de arranque.</w:t>
            </w:r>
          </w:p>
          <w:p w14:paraId="0000044F" w14:textId="77777777" w:rsidR="00F718CE" w:rsidRDefault="00000000">
            <w:pPr>
              <w:jc w:val="both"/>
            </w:pPr>
            <w:r>
              <w:t>Incorrecto: Se le invita revisar la temática correspondiente a elementos de arranque.</w:t>
            </w:r>
          </w:p>
        </w:tc>
        <w:tc>
          <w:tcPr>
            <w:tcW w:w="2835" w:type="dxa"/>
            <w:shd w:val="clear" w:color="auto" w:fill="auto"/>
            <w:tcMar>
              <w:top w:w="100" w:type="dxa"/>
              <w:left w:w="100" w:type="dxa"/>
              <w:bottom w:w="100" w:type="dxa"/>
              <w:right w:w="100" w:type="dxa"/>
            </w:tcMar>
          </w:tcPr>
          <w:p w14:paraId="00000451" w14:textId="77777777" w:rsidR="00F718CE" w:rsidRPr="007B2861" w:rsidRDefault="00000000">
            <w:pPr>
              <w:widowControl w:val="0"/>
            </w:pPr>
            <w:r w:rsidRPr="007B2861">
              <w:t>Respuesta</w:t>
            </w:r>
          </w:p>
          <w:p w14:paraId="00000452" w14:textId="77777777" w:rsidR="00F718CE" w:rsidRDefault="00000000">
            <w:pPr>
              <w:widowControl w:val="0"/>
            </w:pPr>
            <w:r>
              <w:t>avería, alimentación, aparato</w:t>
            </w:r>
          </w:p>
        </w:tc>
        <w:tc>
          <w:tcPr>
            <w:tcW w:w="3783" w:type="dxa"/>
            <w:vMerge/>
            <w:shd w:val="clear" w:color="auto" w:fill="auto"/>
            <w:tcMar>
              <w:top w:w="100" w:type="dxa"/>
              <w:left w:w="100" w:type="dxa"/>
              <w:bottom w:w="100" w:type="dxa"/>
              <w:right w:w="100" w:type="dxa"/>
            </w:tcMar>
          </w:tcPr>
          <w:p w14:paraId="00000453" w14:textId="77777777" w:rsidR="00F718CE" w:rsidRDefault="00F718CE">
            <w:pPr>
              <w:widowControl w:val="0"/>
              <w:pBdr>
                <w:top w:val="nil"/>
                <w:left w:val="nil"/>
                <w:bottom w:val="nil"/>
                <w:right w:val="nil"/>
                <w:between w:val="nil"/>
              </w:pBdr>
              <w:spacing w:line="276" w:lineRule="auto"/>
            </w:pPr>
          </w:p>
        </w:tc>
      </w:tr>
      <w:tr w:rsidR="00F718CE" w14:paraId="24E0B797" w14:textId="77777777">
        <w:trPr>
          <w:trHeight w:val="420"/>
        </w:trPr>
        <w:tc>
          <w:tcPr>
            <w:tcW w:w="6794" w:type="dxa"/>
            <w:gridSpan w:val="2"/>
            <w:shd w:val="clear" w:color="auto" w:fill="auto"/>
            <w:tcMar>
              <w:top w:w="100" w:type="dxa"/>
              <w:left w:w="100" w:type="dxa"/>
              <w:bottom w:w="100" w:type="dxa"/>
              <w:right w:w="100" w:type="dxa"/>
            </w:tcMar>
          </w:tcPr>
          <w:p w14:paraId="00000454" w14:textId="77777777" w:rsidR="00F718CE" w:rsidRDefault="00000000">
            <w:pPr>
              <w:widowControl w:val="0"/>
            </w:pPr>
            <w:r>
              <w:t>Hay tres _____ importantes de tipos de software y se dividen en estos componentes de computadora.</w:t>
            </w:r>
          </w:p>
          <w:p w14:paraId="00000455" w14:textId="77777777" w:rsidR="00F718CE" w:rsidRDefault="00F718CE">
            <w:pPr>
              <w:widowControl w:val="0"/>
            </w:pPr>
          </w:p>
          <w:p w14:paraId="00000456" w14:textId="77777777" w:rsidR="00F718CE" w:rsidRDefault="00000000">
            <w:r>
              <w:t>Retroalimentación</w:t>
            </w:r>
          </w:p>
          <w:p w14:paraId="00000457" w14:textId="77777777" w:rsidR="00F718CE" w:rsidRDefault="00000000">
            <w:pPr>
              <w:jc w:val="both"/>
            </w:pPr>
            <w:r>
              <w:t>Correcto: Muy bien, reconoce los grupos de tipos de software.</w:t>
            </w:r>
          </w:p>
          <w:p w14:paraId="00000458" w14:textId="77777777" w:rsidR="00F718CE" w:rsidRDefault="00000000">
            <w:pPr>
              <w:widowControl w:val="0"/>
            </w:pPr>
            <w:r>
              <w:t xml:space="preserve">Incorrecto. Se le invita revisar la temática correspondiente a tipos </w:t>
            </w:r>
            <w:r>
              <w:lastRenderedPageBreak/>
              <w:t>de software.</w:t>
            </w:r>
          </w:p>
        </w:tc>
        <w:tc>
          <w:tcPr>
            <w:tcW w:w="2835" w:type="dxa"/>
            <w:shd w:val="clear" w:color="auto" w:fill="auto"/>
            <w:tcMar>
              <w:top w:w="100" w:type="dxa"/>
              <w:left w:w="100" w:type="dxa"/>
              <w:bottom w:w="100" w:type="dxa"/>
              <w:right w:w="100" w:type="dxa"/>
            </w:tcMar>
          </w:tcPr>
          <w:p w14:paraId="0000045A" w14:textId="77777777" w:rsidR="00F718CE" w:rsidRDefault="00000000">
            <w:pPr>
              <w:widowControl w:val="0"/>
              <w:rPr>
                <w:color w:val="FF0000"/>
              </w:rPr>
            </w:pPr>
            <w:r w:rsidRPr="007B2861">
              <w:lastRenderedPageBreak/>
              <w:t>Respuesta</w:t>
            </w:r>
          </w:p>
          <w:p w14:paraId="0000045B" w14:textId="77777777" w:rsidR="00F718CE" w:rsidRDefault="00000000">
            <w:pPr>
              <w:widowControl w:val="0"/>
            </w:pPr>
            <w:r>
              <w:t>grupos</w:t>
            </w:r>
          </w:p>
        </w:tc>
        <w:tc>
          <w:tcPr>
            <w:tcW w:w="3783" w:type="dxa"/>
            <w:vMerge/>
            <w:shd w:val="clear" w:color="auto" w:fill="auto"/>
            <w:tcMar>
              <w:top w:w="100" w:type="dxa"/>
              <w:left w:w="100" w:type="dxa"/>
              <w:bottom w:w="100" w:type="dxa"/>
              <w:right w:w="100" w:type="dxa"/>
            </w:tcMar>
          </w:tcPr>
          <w:p w14:paraId="0000045C" w14:textId="77777777" w:rsidR="00F718CE" w:rsidRDefault="00F718CE">
            <w:pPr>
              <w:widowControl w:val="0"/>
              <w:pBdr>
                <w:top w:val="nil"/>
                <w:left w:val="nil"/>
                <w:bottom w:val="nil"/>
                <w:right w:val="nil"/>
                <w:between w:val="nil"/>
              </w:pBdr>
              <w:spacing w:line="276" w:lineRule="auto"/>
            </w:pPr>
          </w:p>
        </w:tc>
      </w:tr>
    </w:tbl>
    <w:p w14:paraId="0000045D" w14:textId="77777777" w:rsidR="00F718CE" w:rsidRDefault="00F718CE">
      <w:pPr>
        <w:rPr>
          <w:b/>
        </w:rPr>
      </w:pPr>
    </w:p>
    <w:p w14:paraId="0000045E" w14:textId="77777777" w:rsidR="00F718CE" w:rsidRDefault="00F718CE">
      <w:pPr>
        <w:spacing w:after="120"/>
      </w:pPr>
    </w:p>
    <w:p w14:paraId="0000045F" w14:textId="77777777" w:rsidR="00F718CE" w:rsidRDefault="00F718CE">
      <w:pPr>
        <w:rPr>
          <w:b/>
        </w:rPr>
      </w:pPr>
    </w:p>
    <w:p w14:paraId="00000460" w14:textId="77777777" w:rsidR="00F718CE" w:rsidRDefault="00000000">
      <w:pPr>
        <w:rPr>
          <w:b/>
          <w:color w:val="FF0000"/>
        </w:rPr>
      </w:pPr>
      <w:r>
        <w:t xml:space="preserve">     </w:t>
      </w:r>
      <w:r>
        <w:rPr>
          <w:b/>
        </w:rPr>
        <w:t xml:space="preserve">MATERIAL COMPLEMENTARIO </w:t>
      </w:r>
    </w:p>
    <w:p w14:paraId="00000461" w14:textId="77777777" w:rsidR="00F718CE" w:rsidRDefault="00F718CE">
      <w:pPr>
        <w:rPr>
          <w:b/>
        </w:rPr>
      </w:pPr>
    </w:p>
    <w:tbl>
      <w:tblPr>
        <w:tblStyle w:val="affffffffff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5386"/>
        <w:gridCol w:w="1559"/>
        <w:gridCol w:w="3783"/>
      </w:tblGrid>
      <w:tr w:rsidR="00F718CE" w14:paraId="5BEFF34C" w14:textId="77777777">
        <w:trPr>
          <w:trHeight w:val="580"/>
        </w:trPr>
        <w:tc>
          <w:tcPr>
            <w:tcW w:w="2684" w:type="dxa"/>
            <w:shd w:val="clear" w:color="auto" w:fill="CFE2F3"/>
            <w:tcMar>
              <w:top w:w="100" w:type="dxa"/>
              <w:left w:w="100" w:type="dxa"/>
              <w:bottom w:w="100" w:type="dxa"/>
              <w:right w:w="100" w:type="dxa"/>
            </w:tcMar>
          </w:tcPr>
          <w:p w14:paraId="00000462" w14:textId="77777777" w:rsidR="00F718CE" w:rsidRDefault="00000000">
            <w:pPr>
              <w:widowControl w:val="0"/>
              <w:pBdr>
                <w:top w:val="nil"/>
                <w:left w:val="nil"/>
                <w:bottom w:val="nil"/>
                <w:right w:val="nil"/>
                <w:between w:val="nil"/>
              </w:pBdr>
            </w:pPr>
            <w:r>
              <w:t>Tipo de recurso</w:t>
            </w:r>
          </w:p>
        </w:tc>
        <w:tc>
          <w:tcPr>
            <w:tcW w:w="10728" w:type="dxa"/>
            <w:gridSpan w:val="3"/>
            <w:shd w:val="clear" w:color="auto" w:fill="CFE2F3"/>
            <w:tcMar>
              <w:top w:w="100" w:type="dxa"/>
              <w:left w:w="100" w:type="dxa"/>
              <w:bottom w:w="100" w:type="dxa"/>
              <w:right w:w="100" w:type="dxa"/>
            </w:tcMar>
          </w:tcPr>
          <w:p w14:paraId="00000463" w14:textId="77777777" w:rsidR="00F718CE" w:rsidRDefault="00000000">
            <w:pPr>
              <w:keepNext/>
              <w:keepLines/>
              <w:widowControl w:val="0"/>
              <w:pBdr>
                <w:top w:val="nil"/>
                <w:left w:val="nil"/>
                <w:bottom w:val="nil"/>
                <w:right w:val="nil"/>
                <w:between w:val="nil"/>
              </w:pBdr>
              <w:spacing w:after="60" w:line="276" w:lineRule="auto"/>
              <w:jc w:val="center"/>
              <w:rPr>
                <w:color w:val="000000"/>
              </w:rPr>
            </w:pPr>
            <w:bookmarkStart w:id="14" w:name="_heading=h.32hioqz" w:colFirst="0" w:colLast="0"/>
            <w:bookmarkEnd w:id="14"/>
            <w:r>
              <w:rPr>
                <w:color w:val="000000"/>
              </w:rPr>
              <w:t>Material complementario</w:t>
            </w:r>
          </w:p>
        </w:tc>
      </w:tr>
      <w:tr w:rsidR="00F718CE" w14:paraId="1F55837A" w14:textId="77777777">
        <w:tc>
          <w:tcPr>
            <w:tcW w:w="2684" w:type="dxa"/>
            <w:shd w:val="clear" w:color="auto" w:fill="auto"/>
            <w:tcMar>
              <w:top w:w="100" w:type="dxa"/>
              <w:left w:w="100" w:type="dxa"/>
              <w:bottom w:w="100" w:type="dxa"/>
              <w:right w:w="100" w:type="dxa"/>
            </w:tcMar>
          </w:tcPr>
          <w:p w14:paraId="00000466" w14:textId="77777777" w:rsidR="00F718CE" w:rsidRDefault="00000000">
            <w:pPr>
              <w:widowControl w:val="0"/>
              <w:pBdr>
                <w:top w:val="nil"/>
                <w:left w:val="nil"/>
                <w:bottom w:val="nil"/>
                <w:right w:val="nil"/>
                <w:between w:val="nil"/>
              </w:pBdr>
              <w:jc w:val="center"/>
            </w:pPr>
            <w:r>
              <w:t>Tema</w:t>
            </w:r>
          </w:p>
        </w:tc>
        <w:tc>
          <w:tcPr>
            <w:tcW w:w="5386" w:type="dxa"/>
            <w:shd w:val="clear" w:color="auto" w:fill="auto"/>
            <w:tcMar>
              <w:top w:w="100" w:type="dxa"/>
              <w:left w:w="100" w:type="dxa"/>
              <w:bottom w:w="100" w:type="dxa"/>
              <w:right w:w="100" w:type="dxa"/>
            </w:tcMar>
          </w:tcPr>
          <w:p w14:paraId="00000467" w14:textId="77777777" w:rsidR="00F718CE" w:rsidRDefault="00000000">
            <w:pPr>
              <w:widowControl w:val="0"/>
              <w:pBdr>
                <w:top w:val="nil"/>
                <w:left w:val="nil"/>
                <w:bottom w:val="nil"/>
                <w:right w:val="nil"/>
                <w:between w:val="nil"/>
              </w:pBdr>
              <w:jc w:val="center"/>
            </w:pPr>
            <w:r>
              <w:t>Referencia APA del material</w:t>
            </w:r>
          </w:p>
        </w:tc>
        <w:tc>
          <w:tcPr>
            <w:tcW w:w="1559" w:type="dxa"/>
            <w:shd w:val="clear" w:color="auto" w:fill="auto"/>
            <w:tcMar>
              <w:top w:w="100" w:type="dxa"/>
              <w:left w:w="100" w:type="dxa"/>
              <w:bottom w:w="100" w:type="dxa"/>
              <w:right w:w="100" w:type="dxa"/>
            </w:tcMar>
          </w:tcPr>
          <w:p w14:paraId="00000468" w14:textId="77777777" w:rsidR="00F718CE" w:rsidRDefault="00000000">
            <w:pPr>
              <w:widowControl w:val="0"/>
              <w:pBdr>
                <w:top w:val="nil"/>
                <w:left w:val="nil"/>
                <w:bottom w:val="nil"/>
                <w:right w:val="nil"/>
                <w:between w:val="nil"/>
              </w:pBdr>
              <w:jc w:val="center"/>
            </w:pPr>
            <w:r>
              <w:t>tipo</w:t>
            </w:r>
          </w:p>
        </w:tc>
        <w:tc>
          <w:tcPr>
            <w:tcW w:w="3783" w:type="dxa"/>
            <w:shd w:val="clear" w:color="auto" w:fill="auto"/>
            <w:tcMar>
              <w:top w:w="100" w:type="dxa"/>
              <w:left w:w="100" w:type="dxa"/>
              <w:bottom w:w="100" w:type="dxa"/>
              <w:right w:w="100" w:type="dxa"/>
            </w:tcMar>
          </w:tcPr>
          <w:p w14:paraId="00000469" w14:textId="77777777" w:rsidR="00F718CE" w:rsidRDefault="00000000">
            <w:pPr>
              <w:widowControl w:val="0"/>
              <w:pBdr>
                <w:top w:val="nil"/>
                <w:left w:val="nil"/>
                <w:bottom w:val="nil"/>
                <w:right w:val="nil"/>
                <w:between w:val="nil"/>
              </w:pBdr>
              <w:jc w:val="center"/>
            </w:pPr>
            <w:r>
              <w:t>Enlace</w:t>
            </w:r>
          </w:p>
        </w:tc>
      </w:tr>
      <w:tr w:rsidR="00F718CE" w14:paraId="2EA1A322" w14:textId="77777777">
        <w:tc>
          <w:tcPr>
            <w:tcW w:w="2684" w:type="dxa"/>
            <w:shd w:val="clear" w:color="auto" w:fill="auto"/>
            <w:tcMar>
              <w:top w:w="100" w:type="dxa"/>
              <w:left w:w="100" w:type="dxa"/>
              <w:bottom w:w="100" w:type="dxa"/>
              <w:right w:w="100" w:type="dxa"/>
            </w:tcMar>
          </w:tcPr>
          <w:p w14:paraId="0000046A" w14:textId="77777777" w:rsidR="00F718CE" w:rsidRDefault="00000000">
            <w:pPr>
              <w:widowControl w:val="0"/>
              <w:pBdr>
                <w:top w:val="nil"/>
                <w:left w:val="nil"/>
                <w:bottom w:val="nil"/>
                <w:right w:val="nil"/>
                <w:between w:val="nil"/>
              </w:pBdr>
              <w:rPr>
                <w:color w:val="B7B7B7"/>
              </w:rPr>
            </w:pPr>
            <w:r>
              <w:t>20 fallos comunes en el computador</w:t>
            </w:r>
          </w:p>
        </w:tc>
        <w:tc>
          <w:tcPr>
            <w:tcW w:w="5386" w:type="dxa"/>
            <w:shd w:val="clear" w:color="auto" w:fill="auto"/>
            <w:tcMar>
              <w:top w:w="100" w:type="dxa"/>
              <w:left w:w="100" w:type="dxa"/>
              <w:bottom w:w="100" w:type="dxa"/>
              <w:right w:w="100" w:type="dxa"/>
            </w:tcMar>
          </w:tcPr>
          <w:p w14:paraId="0000046B" w14:textId="77777777" w:rsidR="00F718CE" w:rsidRDefault="00000000">
            <w:pPr>
              <w:widowControl w:val="0"/>
              <w:pBdr>
                <w:top w:val="nil"/>
                <w:left w:val="nil"/>
                <w:bottom w:val="nil"/>
                <w:right w:val="nil"/>
                <w:between w:val="nil"/>
              </w:pBdr>
              <w:rPr>
                <w:color w:val="B7B7B7"/>
              </w:rPr>
            </w:pPr>
            <w:r>
              <w:t>Artiaga, G. (2013). 20 fallas comunes de una computadora. B studios México [Video]. YouTube.</w:t>
            </w:r>
            <w:r>
              <w:rPr>
                <w:color w:val="B7B7B7"/>
              </w:rPr>
              <w:t xml:space="preserve"> </w:t>
            </w:r>
            <w:hyperlink r:id="rId140">
              <w:r>
                <w:rPr>
                  <w:color w:val="0000FF"/>
                  <w:u w:val="single"/>
                </w:rPr>
                <w:t>https://youtu.be/8HpCkJQBrGM</w:t>
              </w:r>
            </w:hyperlink>
          </w:p>
        </w:tc>
        <w:tc>
          <w:tcPr>
            <w:tcW w:w="1559" w:type="dxa"/>
            <w:shd w:val="clear" w:color="auto" w:fill="auto"/>
            <w:tcMar>
              <w:top w:w="100" w:type="dxa"/>
              <w:left w:w="100" w:type="dxa"/>
              <w:bottom w:w="100" w:type="dxa"/>
              <w:right w:w="100" w:type="dxa"/>
            </w:tcMar>
          </w:tcPr>
          <w:p w14:paraId="0000046C" w14:textId="77777777" w:rsidR="00F718CE" w:rsidRDefault="00000000">
            <w:pPr>
              <w:widowControl w:val="0"/>
              <w:pBdr>
                <w:top w:val="nil"/>
                <w:left w:val="nil"/>
                <w:bottom w:val="nil"/>
                <w:right w:val="nil"/>
                <w:between w:val="nil"/>
              </w:pBdr>
              <w:jc w:val="center"/>
              <w:rPr>
                <w:color w:val="B7B7B7"/>
              </w:rPr>
            </w:pPr>
            <w:r>
              <w:t>Video</w:t>
            </w:r>
          </w:p>
        </w:tc>
        <w:tc>
          <w:tcPr>
            <w:tcW w:w="3783" w:type="dxa"/>
            <w:shd w:val="clear" w:color="auto" w:fill="auto"/>
            <w:tcMar>
              <w:top w:w="100" w:type="dxa"/>
              <w:left w:w="100" w:type="dxa"/>
              <w:bottom w:w="100" w:type="dxa"/>
              <w:right w:w="100" w:type="dxa"/>
            </w:tcMar>
          </w:tcPr>
          <w:p w14:paraId="0000046D" w14:textId="77777777" w:rsidR="00F718CE" w:rsidRDefault="00000000">
            <w:pPr>
              <w:widowControl w:val="0"/>
              <w:pBdr>
                <w:top w:val="nil"/>
                <w:left w:val="nil"/>
                <w:bottom w:val="nil"/>
                <w:right w:val="nil"/>
                <w:between w:val="nil"/>
              </w:pBdr>
              <w:jc w:val="center"/>
              <w:rPr>
                <w:color w:val="B7B7B7"/>
              </w:rPr>
            </w:pPr>
            <w:hyperlink r:id="rId141">
              <w:r>
                <w:rPr>
                  <w:color w:val="0000FF"/>
                  <w:u w:val="single"/>
                </w:rPr>
                <w:t>https://youtu.be/8HpCkJQBrGM</w:t>
              </w:r>
            </w:hyperlink>
          </w:p>
          <w:p w14:paraId="0000046E" w14:textId="77777777" w:rsidR="00F718CE" w:rsidRDefault="00F718CE">
            <w:pPr>
              <w:widowControl w:val="0"/>
              <w:pBdr>
                <w:top w:val="nil"/>
                <w:left w:val="nil"/>
                <w:bottom w:val="nil"/>
                <w:right w:val="nil"/>
                <w:between w:val="nil"/>
              </w:pBdr>
              <w:rPr>
                <w:color w:val="B7B7B7"/>
              </w:rPr>
            </w:pPr>
          </w:p>
        </w:tc>
      </w:tr>
      <w:tr w:rsidR="00F718CE" w14:paraId="09FC1198" w14:textId="77777777">
        <w:tc>
          <w:tcPr>
            <w:tcW w:w="2684" w:type="dxa"/>
            <w:shd w:val="clear" w:color="auto" w:fill="auto"/>
            <w:tcMar>
              <w:top w:w="100" w:type="dxa"/>
              <w:left w:w="100" w:type="dxa"/>
              <w:bottom w:w="100" w:type="dxa"/>
              <w:right w:w="100" w:type="dxa"/>
            </w:tcMar>
          </w:tcPr>
          <w:p w14:paraId="0000046F" w14:textId="77777777" w:rsidR="00F718CE" w:rsidRDefault="00000000">
            <w:pPr>
              <w:widowControl w:val="0"/>
              <w:rPr>
                <w:color w:val="B7B7B7"/>
              </w:rPr>
            </w:pPr>
            <w:r>
              <w:t xml:space="preserve">Arquitectura de </w:t>
            </w:r>
            <w:r>
              <w:rPr>
                <w:i/>
              </w:rPr>
              <w:t>Hardware</w:t>
            </w:r>
            <w:r>
              <w:t xml:space="preserve"> - Info Educativa</w:t>
            </w:r>
          </w:p>
        </w:tc>
        <w:tc>
          <w:tcPr>
            <w:tcW w:w="5386" w:type="dxa"/>
            <w:shd w:val="clear" w:color="auto" w:fill="auto"/>
            <w:tcMar>
              <w:top w:w="100" w:type="dxa"/>
              <w:left w:w="100" w:type="dxa"/>
              <w:bottom w:w="100" w:type="dxa"/>
              <w:right w:w="100" w:type="dxa"/>
            </w:tcMar>
          </w:tcPr>
          <w:p w14:paraId="00000470" w14:textId="77777777" w:rsidR="00F718CE" w:rsidRPr="007B2861" w:rsidRDefault="00000000">
            <w:pPr>
              <w:widowControl w:val="0"/>
            </w:pPr>
            <w:r w:rsidRPr="007B2861">
              <w:t xml:space="preserve">Info educativo. (2020). Arquitectura de </w:t>
            </w:r>
            <w:r w:rsidRPr="007B2861">
              <w:rPr>
                <w:i/>
              </w:rPr>
              <w:t>Hardware</w:t>
            </w:r>
            <w:r w:rsidRPr="007B2861">
              <w:t xml:space="preserve">. Info Educativa [Video]. YouTube. </w:t>
            </w:r>
            <w:hyperlink r:id="rId142">
              <w:r w:rsidRPr="007B2861">
                <w:rPr>
                  <w:u w:val="single"/>
                </w:rPr>
                <w:t>https://youtu.be/hLwWgZk7AGg</w:t>
              </w:r>
            </w:hyperlink>
          </w:p>
          <w:p w14:paraId="00000471" w14:textId="77777777" w:rsidR="00F718CE" w:rsidRDefault="00F718CE">
            <w:pPr>
              <w:widowControl w:val="0"/>
              <w:rPr>
                <w:color w:val="B7B7B7"/>
              </w:rPr>
            </w:pPr>
          </w:p>
        </w:tc>
        <w:tc>
          <w:tcPr>
            <w:tcW w:w="1559" w:type="dxa"/>
            <w:shd w:val="clear" w:color="auto" w:fill="auto"/>
            <w:tcMar>
              <w:top w:w="100" w:type="dxa"/>
              <w:left w:w="100" w:type="dxa"/>
              <w:bottom w:w="100" w:type="dxa"/>
              <w:right w:w="100" w:type="dxa"/>
            </w:tcMar>
          </w:tcPr>
          <w:p w14:paraId="00000472" w14:textId="77777777" w:rsidR="00F718CE" w:rsidRDefault="00000000">
            <w:pPr>
              <w:widowControl w:val="0"/>
              <w:jc w:val="center"/>
              <w:rPr>
                <w:color w:val="B7B7B7"/>
              </w:rPr>
            </w:pPr>
            <w:r>
              <w:t>Video</w:t>
            </w:r>
          </w:p>
        </w:tc>
        <w:tc>
          <w:tcPr>
            <w:tcW w:w="3783" w:type="dxa"/>
            <w:shd w:val="clear" w:color="auto" w:fill="auto"/>
            <w:tcMar>
              <w:top w:w="100" w:type="dxa"/>
              <w:left w:w="100" w:type="dxa"/>
              <w:bottom w:w="100" w:type="dxa"/>
              <w:right w:w="100" w:type="dxa"/>
            </w:tcMar>
          </w:tcPr>
          <w:p w14:paraId="00000473" w14:textId="77777777" w:rsidR="00F718CE" w:rsidRDefault="00000000">
            <w:pPr>
              <w:widowControl w:val="0"/>
              <w:jc w:val="center"/>
            </w:pPr>
            <w:hyperlink r:id="rId143">
              <w:r>
                <w:rPr>
                  <w:color w:val="0000FF"/>
                  <w:u w:val="single"/>
                </w:rPr>
                <w:t>https://youtu.be/hLwWgZk7AGg</w:t>
              </w:r>
            </w:hyperlink>
          </w:p>
          <w:p w14:paraId="00000474" w14:textId="77777777" w:rsidR="00F718CE" w:rsidRDefault="00F718CE">
            <w:pPr>
              <w:widowControl w:val="0"/>
              <w:rPr>
                <w:color w:val="B7B7B7"/>
              </w:rPr>
            </w:pPr>
          </w:p>
        </w:tc>
      </w:tr>
      <w:tr w:rsidR="00F718CE" w14:paraId="263B9736" w14:textId="77777777">
        <w:tc>
          <w:tcPr>
            <w:tcW w:w="2684" w:type="dxa"/>
            <w:shd w:val="clear" w:color="auto" w:fill="auto"/>
            <w:tcMar>
              <w:top w:w="100" w:type="dxa"/>
              <w:left w:w="100" w:type="dxa"/>
              <w:bottom w:w="100" w:type="dxa"/>
              <w:right w:w="100" w:type="dxa"/>
            </w:tcMar>
          </w:tcPr>
          <w:p w14:paraId="00000475" w14:textId="77777777" w:rsidR="00F718CE" w:rsidRDefault="00000000">
            <w:pPr>
              <w:widowControl w:val="0"/>
            </w:pPr>
            <w:r>
              <w:t>Periféricos de entrada y salida</w:t>
            </w:r>
          </w:p>
        </w:tc>
        <w:tc>
          <w:tcPr>
            <w:tcW w:w="5386" w:type="dxa"/>
            <w:shd w:val="clear" w:color="auto" w:fill="auto"/>
            <w:tcMar>
              <w:top w:w="100" w:type="dxa"/>
              <w:left w:w="100" w:type="dxa"/>
              <w:bottom w:w="100" w:type="dxa"/>
              <w:right w:w="100" w:type="dxa"/>
            </w:tcMar>
          </w:tcPr>
          <w:p w14:paraId="00000476" w14:textId="77777777" w:rsidR="00F718CE" w:rsidRDefault="00000000">
            <w:pPr>
              <w:widowControl w:val="0"/>
            </w:pPr>
            <w:r>
              <w:t xml:space="preserve">Todo code (2022). Periféricos de entrada y </w:t>
            </w:r>
            <w:proofErr w:type="gramStart"/>
            <w:r>
              <w:t>salida.[</w:t>
            </w:r>
            <w:proofErr w:type="gramEnd"/>
            <w:r>
              <w:t xml:space="preserve">Video] YouTube. </w:t>
            </w:r>
            <w:hyperlink r:id="rId144">
              <w:r>
                <w:rPr>
                  <w:color w:val="0000FF"/>
                  <w:u w:val="single"/>
                </w:rPr>
                <w:t>https://youtu.be/9r88MHfDrho</w:t>
              </w:r>
            </w:hyperlink>
            <w:r>
              <w:t xml:space="preserve"> </w:t>
            </w:r>
          </w:p>
        </w:tc>
        <w:tc>
          <w:tcPr>
            <w:tcW w:w="1559" w:type="dxa"/>
            <w:shd w:val="clear" w:color="auto" w:fill="auto"/>
            <w:tcMar>
              <w:top w:w="100" w:type="dxa"/>
              <w:left w:w="100" w:type="dxa"/>
              <w:bottom w:w="100" w:type="dxa"/>
              <w:right w:w="100" w:type="dxa"/>
            </w:tcMar>
          </w:tcPr>
          <w:p w14:paraId="00000477" w14:textId="77777777" w:rsidR="00F718CE" w:rsidRDefault="00000000">
            <w:pPr>
              <w:widowControl w:val="0"/>
              <w:jc w:val="center"/>
            </w:pPr>
            <w:r>
              <w:t>Video</w:t>
            </w:r>
          </w:p>
        </w:tc>
        <w:tc>
          <w:tcPr>
            <w:tcW w:w="3783" w:type="dxa"/>
            <w:shd w:val="clear" w:color="auto" w:fill="auto"/>
            <w:tcMar>
              <w:top w:w="100" w:type="dxa"/>
              <w:left w:w="100" w:type="dxa"/>
              <w:bottom w:w="100" w:type="dxa"/>
              <w:right w:w="100" w:type="dxa"/>
            </w:tcMar>
          </w:tcPr>
          <w:p w14:paraId="00000478" w14:textId="77777777" w:rsidR="00F718CE" w:rsidRDefault="00000000">
            <w:pPr>
              <w:widowControl w:val="0"/>
              <w:jc w:val="center"/>
            </w:pPr>
            <w:hyperlink r:id="rId145">
              <w:r>
                <w:rPr>
                  <w:color w:val="0000FF"/>
                  <w:u w:val="single"/>
                </w:rPr>
                <w:t>https://youtu.be/9r88MHfDrho</w:t>
              </w:r>
            </w:hyperlink>
            <w:r>
              <w:t xml:space="preserve"> </w:t>
            </w:r>
          </w:p>
        </w:tc>
      </w:tr>
      <w:tr w:rsidR="00F718CE" w14:paraId="5724C5C9" w14:textId="77777777">
        <w:tc>
          <w:tcPr>
            <w:tcW w:w="2684" w:type="dxa"/>
            <w:shd w:val="clear" w:color="auto" w:fill="auto"/>
            <w:tcMar>
              <w:top w:w="100" w:type="dxa"/>
              <w:left w:w="100" w:type="dxa"/>
              <w:bottom w:w="100" w:type="dxa"/>
              <w:right w:w="100" w:type="dxa"/>
            </w:tcMar>
          </w:tcPr>
          <w:p w14:paraId="00000479" w14:textId="77777777" w:rsidR="00F718CE" w:rsidRDefault="00000000">
            <w:pPr>
              <w:widowControl w:val="0"/>
            </w:pPr>
            <w:r>
              <w:t xml:space="preserve">El </w:t>
            </w:r>
            <w:r>
              <w:rPr>
                <w:i/>
              </w:rPr>
              <w:t>software</w:t>
            </w:r>
            <w:r>
              <w:t xml:space="preserve"> y </w:t>
            </w:r>
            <w:r>
              <w:rPr>
                <w:i/>
              </w:rPr>
              <w:t>hardware</w:t>
            </w:r>
          </w:p>
        </w:tc>
        <w:tc>
          <w:tcPr>
            <w:tcW w:w="5386" w:type="dxa"/>
            <w:shd w:val="clear" w:color="auto" w:fill="auto"/>
            <w:tcMar>
              <w:top w:w="100" w:type="dxa"/>
              <w:left w:w="100" w:type="dxa"/>
              <w:bottom w:w="100" w:type="dxa"/>
              <w:right w:w="100" w:type="dxa"/>
            </w:tcMar>
          </w:tcPr>
          <w:p w14:paraId="0000047A" w14:textId="77777777" w:rsidR="00F718CE" w:rsidRPr="007B2861" w:rsidRDefault="00000000">
            <w:pPr>
              <w:widowControl w:val="0"/>
            </w:pPr>
            <w:r w:rsidRPr="007B2861">
              <w:t xml:space="preserve">Lifider Educación (2022). El </w:t>
            </w:r>
            <w:r w:rsidRPr="007B2861">
              <w:rPr>
                <w:i/>
              </w:rPr>
              <w:t>software</w:t>
            </w:r>
            <w:r w:rsidRPr="007B2861">
              <w:t xml:space="preserve"> y el </w:t>
            </w:r>
            <w:r w:rsidRPr="007B2861">
              <w:rPr>
                <w:i/>
              </w:rPr>
              <w:t>hardware</w:t>
            </w:r>
            <w:r w:rsidRPr="007B2861">
              <w:t xml:space="preserve"> explicados: tipos y ejemplos. [Video] YouTube. </w:t>
            </w:r>
            <w:hyperlink r:id="rId146">
              <w:r w:rsidRPr="007B2861">
                <w:rPr>
                  <w:u w:val="single"/>
                </w:rPr>
                <w:t>https://youtu.be/_eg31SXhr2g</w:t>
              </w:r>
            </w:hyperlink>
            <w:r w:rsidRPr="007B2861">
              <w:t xml:space="preserve">  </w:t>
            </w:r>
          </w:p>
        </w:tc>
        <w:tc>
          <w:tcPr>
            <w:tcW w:w="1559" w:type="dxa"/>
            <w:shd w:val="clear" w:color="auto" w:fill="auto"/>
            <w:tcMar>
              <w:top w:w="100" w:type="dxa"/>
              <w:left w:w="100" w:type="dxa"/>
              <w:bottom w:w="100" w:type="dxa"/>
              <w:right w:w="100" w:type="dxa"/>
            </w:tcMar>
          </w:tcPr>
          <w:p w14:paraId="0000047B" w14:textId="77777777" w:rsidR="00F718CE" w:rsidRDefault="00000000">
            <w:pPr>
              <w:widowControl w:val="0"/>
              <w:jc w:val="center"/>
            </w:pPr>
            <w:r>
              <w:t>Video</w:t>
            </w:r>
          </w:p>
        </w:tc>
        <w:tc>
          <w:tcPr>
            <w:tcW w:w="3783" w:type="dxa"/>
            <w:shd w:val="clear" w:color="auto" w:fill="auto"/>
            <w:tcMar>
              <w:top w:w="100" w:type="dxa"/>
              <w:left w:w="100" w:type="dxa"/>
              <w:bottom w:w="100" w:type="dxa"/>
              <w:right w:w="100" w:type="dxa"/>
            </w:tcMar>
          </w:tcPr>
          <w:p w14:paraId="0000047C" w14:textId="77777777" w:rsidR="00F718CE" w:rsidRDefault="00000000">
            <w:pPr>
              <w:widowControl w:val="0"/>
              <w:jc w:val="center"/>
            </w:pPr>
            <w:hyperlink r:id="rId147">
              <w:r>
                <w:rPr>
                  <w:color w:val="0000FF"/>
                  <w:u w:val="single"/>
                </w:rPr>
                <w:t>https://youtu.be/_eg31SXhr2g</w:t>
              </w:r>
            </w:hyperlink>
            <w:r>
              <w:t xml:space="preserve"> </w:t>
            </w:r>
          </w:p>
        </w:tc>
      </w:tr>
    </w:tbl>
    <w:p w14:paraId="0000047D" w14:textId="77777777" w:rsidR="00F718CE" w:rsidRDefault="00F718CE"/>
    <w:p w14:paraId="0000047E" w14:textId="77777777" w:rsidR="00F718CE" w:rsidRDefault="00F718CE">
      <w:pPr>
        <w:rPr>
          <w:b/>
        </w:rPr>
      </w:pPr>
      <w:bookmarkStart w:id="15" w:name="_heading=h.1hmsyys" w:colFirst="0" w:colLast="0"/>
      <w:bookmarkEnd w:id="15"/>
    </w:p>
    <w:p w14:paraId="0000047F" w14:textId="77777777" w:rsidR="00F718CE" w:rsidRDefault="00000000">
      <w:pPr>
        <w:rPr>
          <w:b/>
        </w:rPr>
      </w:pPr>
      <w:r>
        <w:t xml:space="preserve">     </w:t>
      </w:r>
      <w:r>
        <w:rPr>
          <w:b/>
        </w:rPr>
        <w:t>GLOSARIO</w:t>
      </w:r>
    </w:p>
    <w:tbl>
      <w:tblPr>
        <w:tblStyle w:val="afffffffffff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F718CE" w14:paraId="38C4A1B0" w14:textId="77777777">
        <w:trPr>
          <w:trHeight w:val="657"/>
        </w:trPr>
        <w:tc>
          <w:tcPr>
            <w:tcW w:w="1655" w:type="dxa"/>
            <w:shd w:val="clear" w:color="auto" w:fill="C9DAF8"/>
            <w:tcMar>
              <w:top w:w="100" w:type="dxa"/>
              <w:left w:w="100" w:type="dxa"/>
              <w:bottom w:w="100" w:type="dxa"/>
              <w:right w:w="100" w:type="dxa"/>
            </w:tcMar>
          </w:tcPr>
          <w:p w14:paraId="00000480" w14:textId="77777777" w:rsidR="00F718CE" w:rsidRDefault="00000000">
            <w:pPr>
              <w:widowControl w:val="0"/>
              <w:pBdr>
                <w:top w:val="nil"/>
                <w:left w:val="nil"/>
                <w:bottom w:val="nil"/>
                <w:right w:val="nil"/>
                <w:between w:val="nil"/>
              </w:pBdr>
              <w:rPr>
                <w:b/>
              </w:rPr>
            </w:pPr>
            <w:r>
              <w:rPr>
                <w:b/>
              </w:rPr>
              <w:t>Tipo de recurso</w:t>
            </w:r>
          </w:p>
        </w:tc>
        <w:tc>
          <w:tcPr>
            <w:tcW w:w="11757" w:type="dxa"/>
            <w:shd w:val="clear" w:color="auto" w:fill="C9DAF8"/>
            <w:tcMar>
              <w:top w:w="100" w:type="dxa"/>
              <w:left w:w="100" w:type="dxa"/>
              <w:bottom w:w="100" w:type="dxa"/>
              <w:right w:w="100" w:type="dxa"/>
            </w:tcMar>
          </w:tcPr>
          <w:p w14:paraId="00000481" w14:textId="77777777" w:rsidR="00F718CE" w:rsidRDefault="00000000">
            <w:pPr>
              <w:keepNext/>
              <w:keepLines/>
              <w:pBdr>
                <w:top w:val="nil"/>
                <w:left w:val="nil"/>
                <w:bottom w:val="nil"/>
                <w:right w:val="nil"/>
                <w:between w:val="nil"/>
              </w:pBdr>
              <w:spacing w:after="60" w:line="276" w:lineRule="auto"/>
              <w:jc w:val="center"/>
              <w:rPr>
                <w:color w:val="000000"/>
              </w:rPr>
            </w:pPr>
            <w:bookmarkStart w:id="16" w:name="_heading=h.41mghml" w:colFirst="0" w:colLast="0"/>
            <w:bookmarkEnd w:id="16"/>
            <w:r>
              <w:rPr>
                <w:color w:val="000000"/>
              </w:rPr>
              <w:t>Glosario</w:t>
            </w:r>
          </w:p>
        </w:tc>
      </w:tr>
      <w:tr w:rsidR="00F718CE" w14:paraId="6A7BA577" w14:textId="77777777">
        <w:tc>
          <w:tcPr>
            <w:tcW w:w="1655" w:type="dxa"/>
            <w:shd w:val="clear" w:color="auto" w:fill="auto"/>
            <w:tcMar>
              <w:top w:w="100" w:type="dxa"/>
              <w:left w:w="100" w:type="dxa"/>
              <w:bottom w:w="100" w:type="dxa"/>
              <w:right w:w="100" w:type="dxa"/>
            </w:tcMar>
          </w:tcPr>
          <w:p w14:paraId="00000482" w14:textId="77777777" w:rsidR="00F718CE" w:rsidRDefault="00000000">
            <w:pPr>
              <w:widowControl w:val="0"/>
              <w:rPr>
                <w:i/>
                <w:color w:val="B7B7B7"/>
              </w:rPr>
            </w:pPr>
            <w:r>
              <w:rPr>
                <w:i/>
                <w:color w:val="000000"/>
              </w:rPr>
              <w:t>Firmware:</w:t>
            </w:r>
          </w:p>
        </w:tc>
        <w:tc>
          <w:tcPr>
            <w:tcW w:w="11757" w:type="dxa"/>
            <w:shd w:val="clear" w:color="auto" w:fill="auto"/>
            <w:tcMar>
              <w:top w:w="100" w:type="dxa"/>
              <w:left w:w="100" w:type="dxa"/>
              <w:bottom w:w="100" w:type="dxa"/>
              <w:right w:w="100" w:type="dxa"/>
            </w:tcMar>
          </w:tcPr>
          <w:p w14:paraId="00000483" w14:textId="77777777" w:rsidR="00F718CE" w:rsidRDefault="00000000">
            <w:pPr>
              <w:widowControl w:val="0"/>
              <w:rPr>
                <w:color w:val="B7B7B7"/>
              </w:rPr>
            </w:pPr>
            <w:r>
              <w:t>el soporte lógico inmutable es un programa informático que define la lógica de nivel más bajo que controla los circuitos electrónicos de cualquier dispositivo.</w:t>
            </w:r>
          </w:p>
        </w:tc>
      </w:tr>
      <w:tr w:rsidR="00F718CE" w14:paraId="2487BFD7" w14:textId="77777777">
        <w:tc>
          <w:tcPr>
            <w:tcW w:w="1655" w:type="dxa"/>
            <w:shd w:val="clear" w:color="auto" w:fill="auto"/>
            <w:tcMar>
              <w:top w:w="100" w:type="dxa"/>
              <w:left w:w="100" w:type="dxa"/>
              <w:bottom w:w="100" w:type="dxa"/>
              <w:right w:w="100" w:type="dxa"/>
            </w:tcMar>
          </w:tcPr>
          <w:p w14:paraId="00000484" w14:textId="77777777" w:rsidR="00F718CE" w:rsidRDefault="00000000">
            <w:pPr>
              <w:widowControl w:val="0"/>
            </w:pPr>
            <w:r>
              <w:t>Información:</w:t>
            </w:r>
          </w:p>
        </w:tc>
        <w:tc>
          <w:tcPr>
            <w:tcW w:w="11757" w:type="dxa"/>
            <w:shd w:val="clear" w:color="auto" w:fill="auto"/>
            <w:tcMar>
              <w:top w:w="100" w:type="dxa"/>
              <w:left w:w="100" w:type="dxa"/>
              <w:bottom w:w="100" w:type="dxa"/>
              <w:right w:w="100" w:type="dxa"/>
            </w:tcMar>
          </w:tcPr>
          <w:p w14:paraId="00000485" w14:textId="77777777" w:rsidR="00F718CE" w:rsidRDefault="00000000">
            <w:pPr>
              <w:widowControl w:val="0"/>
            </w:pPr>
            <w:r>
              <w:t>tiene relación directa o indirecta con las funciones de la entidad: software, hardware, personas (roles), físicos (instalaciones, áreas de almacenamiento de expedientes, centros de procesamiento de datos), intangibles (imagen y reputación).</w:t>
            </w:r>
          </w:p>
        </w:tc>
      </w:tr>
      <w:tr w:rsidR="00F718CE" w14:paraId="06D76D61" w14:textId="77777777">
        <w:tc>
          <w:tcPr>
            <w:tcW w:w="1655" w:type="dxa"/>
            <w:shd w:val="clear" w:color="auto" w:fill="auto"/>
            <w:tcMar>
              <w:top w:w="100" w:type="dxa"/>
              <w:left w:w="100" w:type="dxa"/>
              <w:bottom w:w="100" w:type="dxa"/>
              <w:right w:w="100" w:type="dxa"/>
            </w:tcMar>
          </w:tcPr>
          <w:p w14:paraId="00000486" w14:textId="77777777" w:rsidR="00F718CE" w:rsidRDefault="00000000">
            <w:pPr>
              <w:widowControl w:val="0"/>
              <w:rPr>
                <w:color w:val="B7B7B7"/>
              </w:rPr>
            </w:pPr>
            <w:r>
              <w:t>LAN:</w:t>
            </w:r>
          </w:p>
        </w:tc>
        <w:tc>
          <w:tcPr>
            <w:tcW w:w="11757" w:type="dxa"/>
            <w:shd w:val="clear" w:color="auto" w:fill="auto"/>
            <w:tcMar>
              <w:top w:w="100" w:type="dxa"/>
              <w:left w:w="100" w:type="dxa"/>
              <w:bottom w:w="100" w:type="dxa"/>
              <w:right w:w="100" w:type="dxa"/>
            </w:tcMar>
          </w:tcPr>
          <w:p w14:paraId="00000487" w14:textId="77777777" w:rsidR="00F718CE" w:rsidRDefault="00000000">
            <w:pPr>
              <w:widowControl w:val="0"/>
              <w:rPr>
                <w:color w:val="B7B7B7"/>
              </w:rPr>
            </w:pPr>
            <w:r>
              <w:t>es una red informática que permite la comunicación y el intercambio de datos entre diferentes dispositivos a nivel local, ya que está limitada a distancias cortas.</w:t>
            </w:r>
          </w:p>
        </w:tc>
      </w:tr>
      <w:tr w:rsidR="00F718CE" w14:paraId="118BE6A7" w14:textId="77777777">
        <w:tc>
          <w:tcPr>
            <w:tcW w:w="1655" w:type="dxa"/>
            <w:shd w:val="clear" w:color="auto" w:fill="auto"/>
            <w:tcMar>
              <w:top w:w="100" w:type="dxa"/>
              <w:left w:w="100" w:type="dxa"/>
              <w:bottom w:w="100" w:type="dxa"/>
              <w:right w:w="100" w:type="dxa"/>
            </w:tcMar>
          </w:tcPr>
          <w:p w14:paraId="00000488" w14:textId="77777777" w:rsidR="00F718CE" w:rsidRDefault="00000000">
            <w:pPr>
              <w:widowControl w:val="0"/>
              <w:rPr>
                <w:i/>
                <w:color w:val="B7B7B7"/>
              </w:rPr>
            </w:pPr>
            <w:r>
              <w:rPr>
                <w:i/>
                <w:color w:val="000000"/>
              </w:rPr>
              <w:t>Overclocking:</w:t>
            </w:r>
          </w:p>
        </w:tc>
        <w:tc>
          <w:tcPr>
            <w:tcW w:w="11757" w:type="dxa"/>
            <w:shd w:val="clear" w:color="auto" w:fill="auto"/>
            <w:tcMar>
              <w:top w:w="100" w:type="dxa"/>
              <w:left w:w="100" w:type="dxa"/>
              <w:bottom w:w="100" w:type="dxa"/>
              <w:right w:w="100" w:type="dxa"/>
            </w:tcMar>
          </w:tcPr>
          <w:p w14:paraId="00000489" w14:textId="77777777" w:rsidR="00F718CE" w:rsidRDefault="00000000">
            <w:pPr>
              <w:widowControl w:val="0"/>
              <w:rPr>
                <w:color w:val="B7B7B7"/>
              </w:rPr>
            </w:pPr>
            <w:r>
              <w:t>es la práctica de aumentar la velocidad del reloj de un componente electrónico más allá de las especificaciones del fabricante.</w:t>
            </w:r>
          </w:p>
        </w:tc>
      </w:tr>
      <w:tr w:rsidR="00F718CE" w14:paraId="3F1C41ED" w14:textId="77777777">
        <w:tc>
          <w:tcPr>
            <w:tcW w:w="1655" w:type="dxa"/>
            <w:shd w:val="clear" w:color="auto" w:fill="auto"/>
            <w:tcMar>
              <w:top w:w="100" w:type="dxa"/>
              <w:left w:w="100" w:type="dxa"/>
              <w:bottom w:w="100" w:type="dxa"/>
              <w:right w:w="100" w:type="dxa"/>
            </w:tcMar>
          </w:tcPr>
          <w:p w14:paraId="0000048A" w14:textId="77777777" w:rsidR="00F718CE" w:rsidRDefault="00000000">
            <w:pPr>
              <w:widowControl w:val="0"/>
              <w:rPr>
                <w:color w:val="B7B7B7"/>
              </w:rPr>
            </w:pPr>
            <w:r>
              <w:rPr>
                <w:color w:val="000000"/>
              </w:rPr>
              <w:t>PCI:</w:t>
            </w:r>
          </w:p>
        </w:tc>
        <w:tc>
          <w:tcPr>
            <w:tcW w:w="11757" w:type="dxa"/>
            <w:shd w:val="clear" w:color="auto" w:fill="auto"/>
            <w:tcMar>
              <w:top w:w="100" w:type="dxa"/>
              <w:left w:w="100" w:type="dxa"/>
              <w:bottom w:w="100" w:type="dxa"/>
              <w:right w:w="100" w:type="dxa"/>
            </w:tcMar>
          </w:tcPr>
          <w:p w14:paraId="0000048B" w14:textId="77777777" w:rsidR="00F718CE" w:rsidRDefault="00000000">
            <w:pPr>
              <w:widowControl w:val="0"/>
              <w:rPr>
                <w:color w:val="B7B7B7"/>
              </w:rPr>
            </w:pPr>
            <w:r>
              <w:t>este es el método más común para conectar tarjetas controladoras adicionales a la placa base de la computadora.</w:t>
            </w:r>
          </w:p>
        </w:tc>
      </w:tr>
      <w:tr w:rsidR="00F718CE" w14:paraId="3A19EFD9" w14:textId="77777777">
        <w:tc>
          <w:tcPr>
            <w:tcW w:w="1655" w:type="dxa"/>
            <w:shd w:val="clear" w:color="auto" w:fill="auto"/>
            <w:tcMar>
              <w:top w:w="100" w:type="dxa"/>
              <w:left w:w="100" w:type="dxa"/>
              <w:bottom w:w="100" w:type="dxa"/>
              <w:right w:w="100" w:type="dxa"/>
            </w:tcMar>
          </w:tcPr>
          <w:p w14:paraId="0000048C" w14:textId="77777777" w:rsidR="00F718CE" w:rsidRDefault="00000000">
            <w:pPr>
              <w:widowControl w:val="0"/>
              <w:rPr>
                <w:color w:val="B7B7B7"/>
              </w:rPr>
            </w:pPr>
            <w:r>
              <w:t>Remota:</w:t>
            </w:r>
          </w:p>
        </w:tc>
        <w:tc>
          <w:tcPr>
            <w:tcW w:w="11757" w:type="dxa"/>
            <w:shd w:val="clear" w:color="auto" w:fill="auto"/>
            <w:tcMar>
              <w:top w:w="100" w:type="dxa"/>
              <w:left w:w="100" w:type="dxa"/>
              <w:bottom w:w="100" w:type="dxa"/>
              <w:right w:w="100" w:type="dxa"/>
            </w:tcMar>
          </w:tcPr>
          <w:p w14:paraId="0000048D" w14:textId="77777777" w:rsidR="00F718CE" w:rsidRDefault="00000000">
            <w:pPr>
              <w:widowControl w:val="0"/>
              <w:rPr>
                <w:color w:val="B7B7B7"/>
              </w:rPr>
            </w:pPr>
            <w:r>
              <w:t>es aquella actividad en la que el soporte técnico y el cliente están físicamente distantes.</w:t>
            </w:r>
          </w:p>
        </w:tc>
      </w:tr>
      <w:tr w:rsidR="00F718CE" w14:paraId="10132E01" w14:textId="77777777">
        <w:tc>
          <w:tcPr>
            <w:tcW w:w="1655" w:type="dxa"/>
            <w:shd w:val="clear" w:color="auto" w:fill="auto"/>
            <w:tcMar>
              <w:top w:w="100" w:type="dxa"/>
              <w:left w:w="100" w:type="dxa"/>
              <w:bottom w:w="100" w:type="dxa"/>
              <w:right w:w="100" w:type="dxa"/>
            </w:tcMar>
          </w:tcPr>
          <w:p w14:paraId="0000048E" w14:textId="77777777" w:rsidR="00F718CE" w:rsidRDefault="00000000">
            <w:pPr>
              <w:widowControl w:val="0"/>
            </w:pPr>
            <w:r>
              <w:rPr>
                <w:i/>
              </w:rPr>
              <w:t>Software:</w:t>
            </w:r>
          </w:p>
        </w:tc>
        <w:tc>
          <w:tcPr>
            <w:tcW w:w="11757" w:type="dxa"/>
            <w:shd w:val="clear" w:color="auto" w:fill="auto"/>
            <w:tcMar>
              <w:top w:w="100" w:type="dxa"/>
              <w:left w:w="100" w:type="dxa"/>
              <w:bottom w:w="100" w:type="dxa"/>
              <w:right w:w="100" w:type="dxa"/>
            </w:tcMar>
          </w:tcPr>
          <w:p w14:paraId="0000048F" w14:textId="77777777" w:rsidR="00F718CE" w:rsidRDefault="00000000">
            <w:pPr>
              <w:widowControl w:val="0"/>
            </w:pPr>
            <w:r>
              <w:t>soporte lógico al sistema formal de un sistema informático, que comprende el conjunto de los componentes lógicos necesarios que hace posible la realización de tareas específicas.</w:t>
            </w:r>
          </w:p>
        </w:tc>
      </w:tr>
      <w:tr w:rsidR="00F718CE" w14:paraId="4AD88B7E" w14:textId="77777777">
        <w:tc>
          <w:tcPr>
            <w:tcW w:w="1655" w:type="dxa"/>
            <w:shd w:val="clear" w:color="auto" w:fill="auto"/>
            <w:tcMar>
              <w:top w:w="100" w:type="dxa"/>
              <w:left w:w="100" w:type="dxa"/>
              <w:bottom w:w="100" w:type="dxa"/>
              <w:right w:w="100" w:type="dxa"/>
            </w:tcMar>
          </w:tcPr>
          <w:p w14:paraId="00000490" w14:textId="77777777" w:rsidR="00F718CE" w:rsidRDefault="00000000">
            <w:pPr>
              <w:widowControl w:val="0"/>
              <w:rPr>
                <w:color w:val="B7B7B7"/>
              </w:rPr>
            </w:pPr>
            <w:r>
              <w:t>Tarjeta madre:</w:t>
            </w:r>
          </w:p>
        </w:tc>
        <w:tc>
          <w:tcPr>
            <w:tcW w:w="11757" w:type="dxa"/>
            <w:shd w:val="clear" w:color="auto" w:fill="auto"/>
            <w:tcMar>
              <w:top w:w="100" w:type="dxa"/>
              <w:left w:w="100" w:type="dxa"/>
              <w:bottom w:w="100" w:type="dxa"/>
              <w:right w:w="100" w:type="dxa"/>
            </w:tcMar>
          </w:tcPr>
          <w:p w14:paraId="00000491" w14:textId="77777777" w:rsidR="00F718CE" w:rsidRDefault="00000000">
            <w:pPr>
              <w:widowControl w:val="0"/>
              <w:rPr>
                <w:color w:val="B7B7B7"/>
              </w:rPr>
            </w:pPr>
            <w:r>
              <w:t>es el circuito que compone los componentes de la computadora que están conectados a él. Es un componente esencial para montar una computadora de escritorio, computadora portátil o dispositivo personal.</w:t>
            </w:r>
          </w:p>
        </w:tc>
      </w:tr>
      <w:tr w:rsidR="00F718CE" w14:paraId="706C4447" w14:textId="77777777">
        <w:tc>
          <w:tcPr>
            <w:tcW w:w="1655" w:type="dxa"/>
            <w:shd w:val="clear" w:color="auto" w:fill="auto"/>
            <w:tcMar>
              <w:top w:w="100" w:type="dxa"/>
              <w:left w:w="100" w:type="dxa"/>
              <w:bottom w:w="100" w:type="dxa"/>
              <w:right w:w="100" w:type="dxa"/>
            </w:tcMar>
          </w:tcPr>
          <w:p w14:paraId="00000492" w14:textId="77777777" w:rsidR="00F718CE" w:rsidRDefault="00000000">
            <w:pPr>
              <w:widowControl w:val="0"/>
            </w:pPr>
            <w:r>
              <w:t>TI:</w:t>
            </w:r>
          </w:p>
        </w:tc>
        <w:tc>
          <w:tcPr>
            <w:tcW w:w="11757" w:type="dxa"/>
            <w:shd w:val="clear" w:color="auto" w:fill="auto"/>
            <w:tcMar>
              <w:top w:w="100" w:type="dxa"/>
              <w:left w:w="100" w:type="dxa"/>
              <w:bottom w:w="100" w:type="dxa"/>
              <w:right w:w="100" w:type="dxa"/>
            </w:tcMar>
          </w:tcPr>
          <w:p w14:paraId="00000493" w14:textId="77777777" w:rsidR="00F718CE" w:rsidRDefault="00000000">
            <w:pPr>
              <w:widowControl w:val="0"/>
            </w:pPr>
            <w:r>
              <w:t>la tecnología de la información es el uso de computadoras y equipos de telecomunicaciones para almacenar, recuperar, transmitir y procesar datos, a menudo utilizados en relación con negocios u otros esfuerzos.</w:t>
            </w:r>
          </w:p>
        </w:tc>
      </w:tr>
      <w:tr w:rsidR="00F718CE" w14:paraId="04843A07" w14:textId="77777777">
        <w:tc>
          <w:tcPr>
            <w:tcW w:w="1655" w:type="dxa"/>
            <w:shd w:val="clear" w:color="auto" w:fill="auto"/>
            <w:tcMar>
              <w:top w:w="100" w:type="dxa"/>
              <w:left w:w="100" w:type="dxa"/>
              <w:bottom w:w="100" w:type="dxa"/>
              <w:right w:w="100" w:type="dxa"/>
            </w:tcMar>
          </w:tcPr>
          <w:p w14:paraId="00000494" w14:textId="77777777" w:rsidR="00F718CE" w:rsidRDefault="00000000">
            <w:pPr>
              <w:widowControl w:val="0"/>
            </w:pPr>
            <w:r>
              <w:lastRenderedPageBreak/>
              <w:t>Wi-Fi:</w:t>
            </w:r>
          </w:p>
        </w:tc>
        <w:tc>
          <w:tcPr>
            <w:tcW w:w="11757" w:type="dxa"/>
            <w:shd w:val="clear" w:color="auto" w:fill="auto"/>
            <w:tcMar>
              <w:top w:w="100" w:type="dxa"/>
              <w:left w:w="100" w:type="dxa"/>
              <w:bottom w:w="100" w:type="dxa"/>
              <w:right w:w="100" w:type="dxa"/>
            </w:tcMar>
          </w:tcPr>
          <w:p w14:paraId="00000495" w14:textId="77777777" w:rsidR="00F718CE" w:rsidRDefault="00000000">
            <w:pPr>
              <w:widowControl w:val="0"/>
            </w:pPr>
            <w:r>
              <w:t>tecnología que permite conectar diferentes equipos informáticos a través de una red inalámbrica de banda ancha.</w:t>
            </w:r>
          </w:p>
        </w:tc>
      </w:tr>
    </w:tbl>
    <w:p w14:paraId="00000496" w14:textId="77777777" w:rsidR="00F718CE" w:rsidRDefault="00F718CE">
      <w:pPr>
        <w:rPr>
          <w:b/>
          <w:color w:val="000000"/>
        </w:rPr>
      </w:pPr>
    </w:p>
    <w:p w14:paraId="00000497" w14:textId="77777777" w:rsidR="00F718CE" w:rsidRDefault="00000000">
      <w:pPr>
        <w:rPr>
          <w:b/>
        </w:rPr>
      </w:pPr>
      <w:r>
        <w:rPr>
          <w:b/>
        </w:rPr>
        <w:t>REFERENCIAS BIBLIOGRÁFICAS</w:t>
      </w:r>
      <w:r>
        <w:rPr>
          <w:b/>
          <w:color w:val="FF0000"/>
        </w:rPr>
        <w:t xml:space="preserve"> </w:t>
      </w:r>
    </w:p>
    <w:tbl>
      <w:tblPr>
        <w:tblStyle w:val="afffffffff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F718CE" w14:paraId="1F238B90" w14:textId="77777777">
        <w:trPr>
          <w:trHeight w:val="657"/>
        </w:trPr>
        <w:tc>
          <w:tcPr>
            <w:tcW w:w="1655" w:type="dxa"/>
            <w:shd w:val="clear" w:color="auto" w:fill="C9DAF8"/>
            <w:tcMar>
              <w:top w:w="100" w:type="dxa"/>
              <w:left w:w="100" w:type="dxa"/>
              <w:bottom w:w="100" w:type="dxa"/>
              <w:right w:w="100" w:type="dxa"/>
            </w:tcMar>
          </w:tcPr>
          <w:p w14:paraId="00000498" w14:textId="77777777" w:rsidR="00F718CE" w:rsidRDefault="00000000">
            <w:pPr>
              <w:widowControl w:val="0"/>
              <w:rPr>
                <w:b/>
              </w:rPr>
            </w:pPr>
            <w:bookmarkStart w:id="17" w:name="_heading=h.4d34og8" w:colFirst="0" w:colLast="0"/>
            <w:bookmarkEnd w:id="17"/>
            <w:r>
              <w:rPr>
                <w:b/>
              </w:rPr>
              <w:t>Tipo de recurso</w:t>
            </w:r>
          </w:p>
        </w:tc>
        <w:tc>
          <w:tcPr>
            <w:tcW w:w="11757" w:type="dxa"/>
            <w:shd w:val="clear" w:color="auto" w:fill="C9DAF8"/>
            <w:tcMar>
              <w:top w:w="100" w:type="dxa"/>
              <w:left w:w="100" w:type="dxa"/>
              <w:bottom w:w="100" w:type="dxa"/>
              <w:right w:w="100" w:type="dxa"/>
            </w:tcMar>
          </w:tcPr>
          <w:p w14:paraId="00000499" w14:textId="77777777" w:rsidR="00F718CE" w:rsidRDefault="00000000">
            <w:pPr>
              <w:keepNext/>
              <w:keepLines/>
              <w:pBdr>
                <w:top w:val="nil"/>
                <w:left w:val="nil"/>
                <w:bottom w:val="nil"/>
                <w:right w:val="nil"/>
                <w:between w:val="nil"/>
              </w:pBdr>
              <w:spacing w:after="60" w:line="276" w:lineRule="auto"/>
              <w:jc w:val="center"/>
              <w:rPr>
                <w:b/>
                <w:color w:val="000000"/>
              </w:rPr>
            </w:pPr>
            <w:sdt>
              <w:sdtPr>
                <w:tag w:val="goog_rdk_78"/>
                <w:id w:val="-1083910683"/>
              </w:sdtPr>
              <w:sdtContent/>
            </w:sdt>
            <w:r>
              <w:rPr>
                <w:b/>
                <w:color w:val="000000"/>
              </w:rPr>
              <w:t>Bibliografía</w:t>
            </w:r>
          </w:p>
        </w:tc>
      </w:tr>
      <w:tr w:rsidR="00F718CE" w14:paraId="31ADDCBE" w14:textId="77777777">
        <w:trPr>
          <w:trHeight w:val="420"/>
        </w:trPr>
        <w:tc>
          <w:tcPr>
            <w:tcW w:w="13412" w:type="dxa"/>
            <w:gridSpan w:val="2"/>
            <w:shd w:val="clear" w:color="auto" w:fill="auto"/>
            <w:tcMar>
              <w:top w:w="100" w:type="dxa"/>
              <w:left w:w="100" w:type="dxa"/>
              <w:bottom w:w="100" w:type="dxa"/>
              <w:right w:w="100" w:type="dxa"/>
            </w:tcMar>
          </w:tcPr>
          <w:p w14:paraId="0000049A" w14:textId="77777777" w:rsidR="00F718CE" w:rsidRDefault="00000000">
            <w:pPr>
              <w:widowControl w:val="0"/>
              <w:rPr>
                <w:color w:val="B7B7B7"/>
              </w:rPr>
            </w:pPr>
            <w:r>
              <w:t xml:space="preserve">Almond, G. (1996). </w:t>
            </w:r>
            <w:r>
              <w:rPr>
                <w:i/>
              </w:rPr>
              <w:t>Political Science: The History of the Discipline, A New Handbook of Political Science</w:t>
            </w:r>
            <w:r>
              <w:t>. In: R. E. Goodin and H. D. Klingemann (ed.). Oxford University Press. pp. 64-89.</w:t>
            </w:r>
          </w:p>
        </w:tc>
      </w:tr>
      <w:tr w:rsidR="00F718CE" w14:paraId="75FA3F29" w14:textId="77777777">
        <w:trPr>
          <w:trHeight w:val="420"/>
        </w:trPr>
        <w:tc>
          <w:tcPr>
            <w:tcW w:w="13412" w:type="dxa"/>
            <w:gridSpan w:val="2"/>
            <w:shd w:val="clear" w:color="auto" w:fill="auto"/>
            <w:tcMar>
              <w:top w:w="100" w:type="dxa"/>
              <w:left w:w="100" w:type="dxa"/>
              <w:bottom w:w="100" w:type="dxa"/>
              <w:right w:w="100" w:type="dxa"/>
            </w:tcMar>
          </w:tcPr>
          <w:p w14:paraId="0000049C" w14:textId="5127862B" w:rsidR="00F718CE" w:rsidRPr="007B2861" w:rsidRDefault="00000000">
            <w:pPr>
              <w:widowControl w:val="0"/>
            </w:pPr>
            <w:r w:rsidRPr="007B2861">
              <w:t xml:space="preserve">Corrales, J. (2019). </w:t>
            </w:r>
            <w:r w:rsidRPr="007B2861">
              <w:rPr>
                <w:i/>
              </w:rPr>
              <w:t xml:space="preserve">Servicio al cliente ¿Qué es y por qué es un pilar de las empresas </w:t>
            </w:r>
            <w:r w:rsidR="007B2861" w:rsidRPr="007B2861">
              <w:rPr>
                <w:i/>
              </w:rPr>
              <w:t>exitosas?</w:t>
            </w:r>
            <w:r w:rsidRPr="007B2861">
              <w:t xml:space="preserve"> [Documento web] </w:t>
            </w:r>
            <w:hyperlink r:id="rId148">
              <w:r w:rsidRPr="007B2861">
                <w:rPr>
                  <w:u w:val="single"/>
                </w:rPr>
                <w:t>https://rockcontent.com/es/blog/servicio-al-cliente/</w:t>
              </w:r>
            </w:hyperlink>
            <w:r w:rsidRPr="007B2861">
              <w:t xml:space="preserve"> </w:t>
            </w:r>
          </w:p>
        </w:tc>
      </w:tr>
      <w:tr w:rsidR="00F718CE" w14:paraId="1C55F571" w14:textId="77777777">
        <w:trPr>
          <w:trHeight w:val="420"/>
        </w:trPr>
        <w:tc>
          <w:tcPr>
            <w:tcW w:w="13412" w:type="dxa"/>
            <w:gridSpan w:val="2"/>
            <w:shd w:val="clear" w:color="auto" w:fill="auto"/>
            <w:tcMar>
              <w:top w:w="100" w:type="dxa"/>
              <w:left w:w="100" w:type="dxa"/>
              <w:bottom w:w="100" w:type="dxa"/>
              <w:right w:w="100" w:type="dxa"/>
            </w:tcMar>
          </w:tcPr>
          <w:p w14:paraId="0000049E" w14:textId="77777777" w:rsidR="00F718CE" w:rsidRDefault="00000000">
            <w:pPr>
              <w:widowControl w:val="0"/>
              <w:rPr>
                <w:highlight w:val="yellow"/>
              </w:rPr>
            </w:pPr>
            <w:r>
              <w:t xml:space="preserve">Icontec internacional. (1999). </w:t>
            </w:r>
            <w:r>
              <w:rPr>
                <w:i/>
              </w:rPr>
              <w:t>Guía técnica colombiana</w:t>
            </w:r>
            <w:r>
              <w:t>. Docplayer</w:t>
            </w:r>
            <w:r>
              <w:rPr>
                <w:i/>
              </w:rPr>
              <w:t>.</w:t>
            </w:r>
            <w:r>
              <w:t xml:space="preserve"> </w:t>
            </w:r>
            <w:hyperlink r:id="rId149">
              <w:r>
                <w:rPr>
                  <w:color w:val="0000FF"/>
                  <w:u w:val="single"/>
                </w:rPr>
                <w:t>https://docplayer.es/77035573-Guia-tecnica-colombiana-62.html</w:t>
              </w:r>
            </w:hyperlink>
            <w:r>
              <w:t xml:space="preserve"> </w:t>
            </w:r>
          </w:p>
        </w:tc>
      </w:tr>
      <w:tr w:rsidR="00F718CE" w14:paraId="28B5B91C" w14:textId="77777777">
        <w:trPr>
          <w:trHeight w:val="420"/>
        </w:trPr>
        <w:tc>
          <w:tcPr>
            <w:tcW w:w="13412" w:type="dxa"/>
            <w:gridSpan w:val="2"/>
            <w:shd w:val="clear" w:color="auto" w:fill="auto"/>
            <w:tcMar>
              <w:top w:w="100" w:type="dxa"/>
              <w:left w:w="100" w:type="dxa"/>
              <w:bottom w:w="100" w:type="dxa"/>
              <w:right w:w="100" w:type="dxa"/>
            </w:tcMar>
          </w:tcPr>
          <w:p w14:paraId="000004A0" w14:textId="77777777" w:rsidR="00F718CE" w:rsidRPr="007B2861" w:rsidRDefault="00000000">
            <w:pPr>
              <w:widowControl w:val="0"/>
              <w:jc w:val="both"/>
            </w:pPr>
            <w:r w:rsidRPr="007B2861">
              <w:t xml:space="preserve">Información, T. (2018). </w:t>
            </w:r>
            <w:r w:rsidRPr="007B2861">
              <w:rPr>
                <w:i/>
              </w:rPr>
              <w:t>La arquitectura de servidores: Clientes – Servidor y Multicapa.</w:t>
            </w:r>
            <w:r w:rsidRPr="007B2861">
              <w:t xml:space="preserve"> [Documento web]  </w:t>
            </w:r>
            <w:hyperlink r:id="rId150">
              <w:r w:rsidRPr="007B2861">
                <w:rPr>
                  <w:u w:val="single"/>
                </w:rPr>
                <w:t>https://www.tecnologias-informacion.com/arquitectura-servidores.html</w:t>
              </w:r>
            </w:hyperlink>
            <w:r w:rsidRPr="007B2861">
              <w:t xml:space="preserve"> </w:t>
            </w:r>
          </w:p>
        </w:tc>
      </w:tr>
      <w:tr w:rsidR="00F718CE" w14:paraId="5E8B1E78" w14:textId="77777777">
        <w:trPr>
          <w:trHeight w:val="420"/>
        </w:trPr>
        <w:tc>
          <w:tcPr>
            <w:tcW w:w="13412" w:type="dxa"/>
            <w:gridSpan w:val="2"/>
            <w:shd w:val="clear" w:color="auto" w:fill="auto"/>
            <w:tcMar>
              <w:top w:w="100" w:type="dxa"/>
              <w:left w:w="100" w:type="dxa"/>
              <w:bottom w:w="100" w:type="dxa"/>
              <w:right w:w="100" w:type="dxa"/>
            </w:tcMar>
          </w:tcPr>
          <w:p w14:paraId="000004A2" w14:textId="77777777" w:rsidR="00F718CE" w:rsidRPr="00477B44" w:rsidRDefault="00000000">
            <w:pPr>
              <w:widowControl w:val="0"/>
            </w:pPr>
            <w:r w:rsidRPr="00477B44">
              <w:t xml:space="preserve">Muñoz, J. (2014). </w:t>
            </w:r>
            <w:r w:rsidRPr="00477B44">
              <w:rPr>
                <w:i/>
              </w:rPr>
              <w:t>Diagrama de concepto de solución.</w:t>
            </w:r>
            <w:r w:rsidRPr="00477B44">
              <w:t xml:space="preserve"> [Documento web] </w:t>
            </w:r>
            <w:hyperlink r:id="rId151">
              <w:r w:rsidRPr="00477B44">
                <w:rPr>
                  <w:u w:val="single"/>
                </w:rPr>
                <w:t>https://chae201411700521596.wordpress.com/2014/07/15/diagrama-de-concepto-de-solucion/</w:t>
              </w:r>
            </w:hyperlink>
            <w:r w:rsidRPr="00477B44">
              <w:t xml:space="preserve"> </w:t>
            </w:r>
          </w:p>
        </w:tc>
      </w:tr>
      <w:tr w:rsidR="00F718CE" w14:paraId="1A1CBD62" w14:textId="77777777">
        <w:trPr>
          <w:trHeight w:val="420"/>
        </w:trPr>
        <w:tc>
          <w:tcPr>
            <w:tcW w:w="13412" w:type="dxa"/>
            <w:gridSpan w:val="2"/>
            <w:shd w:val="clear" w:color="auto" w:fill="auto"/>
            <w:tcMar>
              <w:top w:w="100" w:type="dxa"/>
              <w:left w:w="100" w:type="dxa"/>
              <w:bottom w:w="100" w:type="dxa"/>
              <w:right w:w="100" w:type="dxa"/>
            </w:tcMar>
          </w:tcPr>
          <w:p w14:paraId="000004A4" w14:textId="77777777" w:rsidR="00F718CE" w:rsidRPr="00477B44" w:rsidRDefault="00000000">
            <w:pPr>
              <w:widowControl w:val="0"/>
            </w:pPr>
            <w:r w:rsidRPr="00477B44">
              <w:t>Rodríguez, J. (2006).</w:t>
            </w:r>
            <w:r w:rsidRPr="00477B44">
              <w:rPr>
                <w:i/>
              </w:rPr>
              <w:t xml:space="preserve"> La importancia del servicio al Cliente.</w:t>
            </w:r>
          </w:p>
        </w:tc>
      </w:tr>
    </w:tbl>
    <w:p w14:paraId="000004A6" w14:textId="77777777" w:rsidR="00F718CE" w:rsidRDefault="00F718CE"/>
    <w:p w14:paraId="000004A7" w14:textId="77777777" w:rsidR="00F718CE" w:rsidRDefault="00F718CE">
      <w:pPr>
        <w:keepNext/>
        <w:keepLines/>
        <w:pBdr>
          <w:top w:val="nil"/>
          <w:left w:val="nil"/>
          <w:bottom w:val="nil"/>
          <w:right w:val="nil"/>
          <w:between w:val="nil"/>
        </w:pBdr>
        <w:spacing w:after="60"/>
        <w:rPr>
          <w:color w:val="000000"/>
        </w:rPr>
      </w:pPr>
      <w:bookmarkStart w:id="18" w:name="_heading=h.vx1227" w:colFirst="0" w:colLast="0"/>
      <w:bookmarkEnd w:id="18"/>
    </w:p>
    <w:sectPr w:rsidR="00F718CE">
      <w:headerReference w:type="default" r:id="rId152"/>
      <w:footerReference w:type="default" r:id="rId153"/>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A2599" w14:textId="77777777" w:rsidR="001A08E2" w:rsidRDefault="001A08E2">
      <w:pPr>
        <w:spacing w:line="240" w:lineRule="auto"/>
      </w:pPr>
      <w:r>
        <w:separator/>
      </w:r>
    </w:p>
  </w:endnote>
  <w:endnote w:type="continuationSeparator" w:id="0">
    <w:p w14:paraId="36F117AC" w14:textId="77777777" w:rsidR="001A08E2" w:rsidRDefault="001A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AA" w14:textId="77777777" w:rsidR="00F718CE"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simplePos x="0" y="0"/>
          <wp:positionH relativeFrom="column">
            <wp:posOffset>-1063619</wp:posOffset>
          </wp:positionH>
          <wp:positionV relativeFrom="paragraph">
            <wp:posOffset>-277118</wp:posOffset>
          </wp:positionV>
          <wp:extent cx="10671819" cy="887683"/>
          <wp:effectExtent l="0" t="0" r="0" b="0"/>
          <wp:wrapNone/>
          <wp:docPr id="87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EC51C" w14:textId="77777777" w:rsidR="001A08E2" w:rsidRDefault="001A08E2">
      <w:pPr>
        <w:spacing w:line="240" w:lineRule="auto"/>
      </w:pPr>
      <w:r>
        <w:separator/>
      </w:r>
    </w:p>
  </w:footnote>
  <w:footnote w:type="continuationSeparator" w:id="0">
    <w:p w14:paraId="514165BA" w14:textId="77777777" w:rsidR="001A08E2" w:rsidRDefault="001A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A8" w14:textId="77777777" w:rsidR="00F718CE"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simplePos x="0" y="0"/>
          <wp:positionH relativeFrom="column">
            <wp:posOffset>-1080129</wp:posOffset>
          </wp:positionH>
          <wp:positionV relativeFrom="paragraph">
            <wp:posOffset>-285109</wp:posOffset>
          </wp:positionV>
          <wp:extent cx="10679430" cy="1009015"/>
          <wp:effectExtent l="0" t="0" r="0" b="0"/>
          <wp:wrapSquare wrapText="bothSides" distT="0" distB="0" distL="114300" distR="114300"/>
          <wp:docPr id="8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7800471</wp:posOffset>
              </wp:positionH>
              <wp:positionV relativeFrom="paragraph">
                <wp:posOffset>-353677</wp:posOffset>
              </wp:positionV>
              <wp:extent cx="823595" cy="1164590"/>
              <wp:effectExtent l="0" t="0" r="0" b="0"/>
              <wp:wrapNone/>
              <wp:docPr id="826" name="Rectángulo 826"/>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31209AB" w14:textId="77777777" w:rsidR="008E34E4" w:rsidRDefault="00000000" w:rsidP="003E6784">
                          <w:pPr>
                            <w:spacing w:line="240" w:lineRule="auto"/>
                            <w:ind w:hanging="2"/>
                          </w:pPr>
                          <w:r>
                            <w:rPr>
                              <w:noProof/>
                            </w:rPr>
                            <w:drawing>
                              <wp:inline distT="0" distB="0" distL="0" distR="0">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id="Rectángulo 826" o:spid="_x0000_s1286"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131209AB" w14:textId="77777777" w:rsidR="008E34E4" w:rsidRDefault="00000000" w:rsidP="003E6784">
                    <w:pPr>
                      <w:spacing w:line="240" w:lineRule="auto"/>
                      <w:ind w:hanging="2"/>
                    </w:pPr>
                    <w:r>
                      <w:rPr>
                        <w:noProof/>
                      </w:rPr>
                      <w:drawing>
                        <wp:inline distT="0" distB="0" distL="0" distR="0">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4A9" w14:textId="77777777" w:rsidR="00F718CE" w:rsidRDefault="00F718CE">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27C"/>
    <w:multiLevelType w:val="multilevel"/>
    <w:tmpl w:val="FA009460"/>
    <w:lvl w:ilvl="0">
      <w:start w:val="1"/>
      <w:numFmt w:val="bullet"/>
      <w:lvlText w:val="●"/>
      <w:lvlJc w:val="left"/>
      <w:pPr>
        <w:ind w:left="1854" w:hanging="360"/>
      </w:pPr>
      <w:rPr>
        <w:rFonts w:ascii="Noto Sans" w:eastAsia="Noto Sans" w:hAnsi="Noto Sans" w:cs="Noto San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w:eastAsia="Noto Sans" w:hAnsi="Noto Sans" w:cs="Noto Sans"/>
      </w:rPr>
    </w:lvl>
    <w:lvl w:ilvl="3">
      <w:start w:val="1"/>
      <w:numFmt w:val="bullet"/>
      <w:lvlText w:val="●"/>
      <w:lvlJc w:val="left"/>
      <w:pPr>
        <w:ind w:left="4014" w:hanging="360"/>
      </w:pPr>
      <w:rPr>
        <w:rFonts w:ascii="Noto Sans" w:eastAsia="Noto Sans" w:hAnsi="Noto Sans" w:cs="Noto San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w:eastAsia="Noto Sans" w:hAnsi="Noto Sans" w:cs="Noto Sans"/>
      </w:rPr>
    </w:lvl>
    <w:lvl w:ilvl="6">
      <w:start w:val="1"/>
      <w:numFmt w:val="bullet"/>
      <w:lvlText w:val="●"/>
      <w:lvlJc w:val="left"/>
      <w:pPr>
        <w:ind w:left="6174" w:hanging="360"/>
      </w:pPr>
      <w:rPr>
        <w:rFonts w:ascii="Noto Sans" w:eastAsia="Noto Sans" w:hAnsi="Noto Sans" w:cs="Noto San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w:eastAsia="Noto Sans" w:hAnsi="Noto Sans" w:cs="Noto Sans"/>
      </w:rPr>
    </w:lvl>
  </w:abstractNum>
  <w:abstractNum w:abstractNumId="1" w15:restartNumberingAfterBreak="0">
    <w:nsid w:val="02BE6430"/>
    <w:multiLevelType w:val="multilevel"/>
    <w:tmpl w:val="B58072DC"/>
    <w:lvl w:ilvl="0">
      <w:start w:val="1"/>
      <w:numFmt w:val="decimal"/>
      <w:lvlText w:val="%1."/>
      <w:lvlJc w:val="left"/>
      <w:pPr>
        <w:ind w:left="720" w:hanging="360"/>
      </w:pPr>
    </w:lvl>
    <w:lvl w:ilvl="1">
      <w:start w:val="1"/>
      <w:numFmt w:val="bullet"/>
      <w:lvlText w:val="●"/>
      <w:lvlJc w:val="left"/>
      <w:pPr>
        <w:ind w:left="1080" w:hanging="720"/>
      </w:pPr>
      <w:rPr>
        <w:rFonts w:ascii="Noto Sans" w:eastAsia="Noto Sans" w:hAnsi="Noto Sans" w:cs="Noto Sans"/>
        <w:b/>
      </w:rPr>
    </w:lvl>
    <w:lvl w:ilvl="2">
      <w:start w:val="1"/>
      <w:numFmt w:val="decimal"/>
      <w:lvlText w:val="%1.●.%3."/>
      <w:lvlJc w:val="left"/>
      <w:pPr>
        <w:ind w:left="1080" w:hanging="720"/>
      </w:pPr>
    </w:lvl>
    <w:lvl w:ilvl="3">
      <w:start w:val="1"/>
      <w:numFmt w:val="decimal"/>
      <w:lvlText w:val="%1.●.%3.%4."/>
      <w:lvlJc w:val="left"/>
      <w:pPr>
        <w:ind w:left="1440" w:hanging="1080"/>
      </w:pPr>
    </w:lvl>
    <w:lvl w:ilvl="4">
      <w:start w:val="1"/>
      <w:numFmt w:val="decimal"/>
      <w:lvlText w:val="%1.●.%3.%4.%5."/>
      <w:lvlJc w:val="left"/>
      <w:pPr>
        <w:ind w:left="1440" w:hanging="1080"/>
      </w:pPr>
    </w:lvl>
    <w:lvl w:ilvl="5">
      <w:start w:val="1"/>
      <w:numFmt w:val="decimal"/>
      <w:lvlText w:val="%1.●.%3.%4.%5.%6."/>
      <w:lvlJc w:val="left"/>
      <w:pPr>
        <w:ind w:left="1800" w:hanging="1440"/>
      </w:pPr>
    </w:lvl>
    <w:lvl w:ilvl="6">
      <w:start w:val="1"/>
      <w:numFmt w:val="decimal"/>
      <w:lvlText w:val="%1.●.%3.%4.%5.%6.%7."/>
      <w:lvlJc w:val="left"/>
      <w:pPr>
        <w:ind w:left="1800" w:hanging="1440"/>
      </w:pPr>
    </w:lvl>
    <w:lvl w:ilvl="7">
      <w:start w:val="1"/>
      <w:numFmt w:val="decimal"/>
      <w:lvlText w:val="%1.●.%3.%4.%5.%6.%7.%8."/>
      <w:lvlJc w:val="left"/>
      <w:pPr>
        <w:ind w:left="2160" w:hanging="1800"/>
      </w:pPr>
    </w:lvl>
    <w:lvl w:ilvl="8">
      <w:start w:val="1"/>
      <w:numFmt w:val="decimal"/>
      <w:lvlText w:val="%1.●.%3.%4.%5.%6.%7.%8.%9."/>
      <w:lvlJc w:val="left"/>
      <w:pPr>
        <w:ind w:left="2160" w:hanging="1800"/>
      </w:pPr>
    </w:lvl>
  </w:abstractNum>
  <w:abstractNum w:abstractNumId="2" w15:restartNumberingAfterBreak="0">
    <w:nsid w:val="1CD24E8F"/>
    <w:multiLevelType w:val="multilevel"/>
    <w:tmpl w:val="F0383456"/>
    <w:lvl w:ilvl="0">
      <w:start w:val="1"/>
      <w:numFmt w:val="bullet"/>
      <w:lvlText w:val="●"/>
      <w:lvlJc w:val="left"/>
      <w:pPr>
        <w:ind w:left="1287" w:hanging="360"/>
      </w:pPr>
      <w:rPr>
        <w:rFonts w:ascii="Noto Sans" w:eastAsia="Noto Sans" w:hAnsi="Noto Sans" w:cs="Noto San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w:eastAsia="Noto Sans" w:hAnsi="Noto Sans" w:cs="Noto Sans"/>
      </w:rPr>
    </w:lvl>
    <w:lvl w:ilvl="3">
      <w:start w:val="1"/>
      <w:numFmt w:val="bullet"/>
      <w:lvlText w:val="●"/>
      <w:lvlJc w:val="left"/>
      <w:pPr>
        <w:ind w:left="3447" w:hanging="360"/>
      </w:pPr>
      <w:rPr>
        <w:rFonts w:ascii="Noto Sans" w:eastAsia="Noto Sans" w:hAnsi="Noto Sans" w:cs="Noto San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w:eastAsia="Noto Sans" w:hAnsi="Noto Sans" w:cs="Noto Sans"/>
      </w:rPr>
    </w:lvl>
    <w:lvl w:ilvl="6">
      <w:start w:val="1"/>
      <w:numFmt w:val="bullet"/>
      <w:lvlText w:val="●"/>
      <w:lvlJc w:val="left"/>
      <w:pPr>
        <w:ind w:left="5607" w:hanging="360"/>
      </w:pPr>
      <w:rPr>
        <w:rFonts w:ascii="Noto Sans" w:eastAsia="Noto Sans" w:hAnsi="Noto Sans" w:cs="Noto San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w:eastAsia="Noto Sans" w:hAnsi="Noto Sans" w:cs="Noto Sans"/>
      </w:rPr>
    </w:lvl>
  </w:abstractNum>
  <w:abstractNum w:abstractNumId="3" w15:restartNumberingAfterBreak="0">
    <w:nsid w:val="22346D92"/>
    <w:multiLevelType w:val="multilevel"/>
    <w:tmpl w:val="89180700"/>
    <w:lvl w:ilvl="0">
      <w:start w:val="1"/>
      <w:numFmt w:val="bullet"/>
      <w:lvlText w:val="●"/>
      <w:lvlJc w:val="left"/>
      <w:pPr>
        <w:ind w:left="1287" w:hanging="360"/>
      </w:pPr>
      <w:rPr>
        <w:rFonts w:ascii="Noto Sans" w:eastAsia="Noto Sans" w:hAnsi="Noto Sans" w:cs="Noto San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w:eastAsia="Noto Sans" w:hAnsi="Noto Sans" w:cs="Noto Sans"/>
      </w:rPr>
    </w:lvl>
    <w:lvl w:ilvl="3">
      <w:start w:val="1"/>
      <w:numFmt w:val="bullet"/>
      <w:lvlText w:val="●"/>
      <w:lvlJc w:val="left"/>
      <w:pPr>
        <w:ind w:left="3447" w:hanging="360"/>
      </w:pPr>
      <w:rPr>
        <w:rFonts w:ascii="Noto Sans" w:eastAsia="Noto Sans" w:hAnsi="Noto Sans" w:cs="Noto San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w:eastAsia="Noto Sans" w:hAnsi="Noto Sans" w:cs="Noto Sans"/>
      </w:rPr>
    </w:lvl>
    <w:lvl w:ilvl="6">
      <w:start w:val="1"/>
      <w:numFmt w:val="bullet"/>
      <w:lvlText w:val="●"/>
      <w:lvlJc w:val="left"/>
      <w:pPr>
        <w:ind w:left="5607" w:hanging="360"/>
      </w:pPr>
      <w:rPr>
        <w:rFonts w:ascii="Noto Sans" w:eastAsia="Noto Sans" w:hAnsi="Noto Sans" w:cs="Noto San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w:eastAsia="Noto Sans" w:hAnsi="Noto Sans" w:cs="Noto Sans"/>
      </w:rPr>
    </w:lvl>
  </w:abstractNum>
  <w:abstractNum w:abstractNumId="4" w15:restartNumberingAfterBreak="0">
    <w:nsid w:val="2B9E7B47"/>
    <w:multiLevelType w:val="multilevel"/>
    <w:tmpl w:val="51AED766"/>
    <w:lvl w:ilvl="0">
      <w:start w:val="1"/>
      <w:numFmt w:val="decimal"/>
      <w:lvlText w:val="%1."/>
      <w:lvlJc w:val="left"/>
      <w:pPr>
        <w:ind w:left="720" w:hanging="360"/>
      </w:pPr>
    </w:lvl>
    <w:lvl w:ilvl="1">
      <w:start w:val="3"/>
      <w:numFmt w:val="decimal"/>
      <w:lvlText w:val="%1.%2"/>
      <w:lvlJc w:val="left"/>
      <w:pPr>
        <w:ind w:left="502"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30876D95"/>
    <w:multiLevelType w:val="multilevel"/>
    <w:tmpl w:val="54FA69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3F7A63CB"/>
    <w:multiLevelType w:val="multilevel"/>
    <w:tmpl w:val="4B1AB10A"/>
    <w:lvl w:ilvl="0">
      <w:start w:val="1"/>
      <w:numFmt w:val="bullet"/>
      <w:lvlText w:val="●"/>
      <w:lvlJc w:val="left"/>
      <w:pPr>
        <w:ind w:left="1854" w:hanging="360"/>
      </w:pPr>
      <w:rPr>
        <w:rFonts w:ascii="Noto Sans" w:eastAsia="Noto Sans" w:hAnsi="Noto Sans" w:cs="Noto San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w:eastAsia="Noto Sans" w:hAnsi="Noto Sans" w:cs="Noto Sans"/>
      </w:rPr>
    </w:lvl>
    <w:lvl w:ilvl="3">
      <w:start w:val="1"/>
      <w:numFmt w:val="bullet"/>
      <w:lvlText w:val="●"/>
      <w:lvlJc w:val="left"/>
      <w:pPr>
        <w:ind w:left="4014" w:hanging="360"/>
      </w:pPr>
      <w:rPr>
        <w:rFonts w:ascii="Noto Sans" w:eastAsia="Noto Sans" w:hAnsi="Noto Sans" w:cs="Noto San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w:eastAsia="Noto Sans" w:hAnsi="Noto Sans" w:cs="Noto Sans"/>
      </w:rPr>
    </w:lvl>
    <w:lvl w:ilvl="6">
      <w:start w:val="1"/>
      <w:numFmt w:val="bullet"/>
      <w:lvlText w:val="●"/>
      <w:lvlJc w:val="left"/>
      <w:pPr>
        <w:ind w:left="6174" w:hanging="360"/>
      </w:pPr>
      <w:rPr>
        <w:rFonts w:ascii="Noto Sans" w:eastAsia="Noto Sans" w:hAnsi="Noto Sans" w:cs="Noto San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w:eastAsia="Noto Sans" w:hAnsi="Noto Sans" w:cs="Noto Sans"/>
      </w:rPr>
    </w:lvl>
  </w:abstractNum>
  <w:num w:numId="1" w16cid:durableId="1949117334">
    <w:abstractNumId w:val="2"/>
  </w:num>
  <w:num w:numId="2" w16cid:durableId="727071187">
    <w:abstractNumId w:val="3"/>
  </w:num>
  <w:num w:numId="3" w16cid:durableId="1966621045">
    <w:abstractNumId w:val="1"/>
  </w:num>
  <w:num w:numId="4" w16cid:durableId="595208675">
    <w:abstractNumId w:val="6"/>
  </w:num>
  <w:num w:numId="5" w16cid:durableId="772287668">
    <w:abstractNumId w:val="5"/>
  </w:num>
  <w:num w:numId="6" w16cid:durableId="867791596">
    <w:abstractNumId w:val="0"/>
  </w:num>
  <w:num w:numId="7" w16cid:durableId="7781857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8CE"/>
    <w:rsid w:val="001A08E2"/>
    <w:rsid w:val="00477B44"/>
    <w:rsid w:val="007B2861"/>
    <w:rsid w:val="00E81B0C"/>
    <w:rsid w:val="00F718C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B0DAF"/>
  <w15:docId w15:val="{37C6E13B-7CD5-4944-AE8A-A17A0A65D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table" w:customStyle="1" w:styleId="a7">
    <w:basedOn w:val="TableNormal5"/>
    <w:tblPr>
      <w:tblStyleRowBandSize w:val="1"/>
      <w:tblStyleColBandSize w:val="1"/>
      <w:tblCellMar>
        <w:top w:w="100" w:type="dxa"/>
        <w:left w:w="100" w:type="dxa"/>
        <w:bottom w:w="100" w:type="dxa"/>
        <w:right w:w="100" w:type="dxa"/>
      </w:tblCellMar>
    </w:tblPr>
  </w:style>
  <w:style w:type="table" w:customStyle="1" w:styleId="a8">
    <w:basedOn w:val="TableNormal5"/>
    <w:tblPr>
      <w:tblStyleRowBandSize w:val="1"/>
      <w:tblStyleColBandSize w:val="1"/>
      <w:tblCellMar>
        <w:top w:w="100" w:type="dxa"/>
        <w:left w:w="100" w:type="dxa"/>
        <w:bottom w:w="100" w:type="dxa"/>
        <w:right w:w="100" w:type="dxa"/>
      </w:tblCellMar>
    </w:tblPr>
  </w:style>
  <w:style w:type="table" w:customStyle="1" w:styleId="a9">
    <w:basedOn w:val="TableNormal5"/>
    <w:tblPr>
      <w:tblStyleRowBandSize w:val="1"/>
      <w:tblStyleColBandSize w:val="1"/>
      <w:tblCellMar>
        <w:top w:w="100" w:type="dxa"/>
        <w:left w:w="100" w:type="dxa"/>
        <w:bottom w:w="100" w:type="dxa"/>
        <w:right w:w="10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 w:type="table" w:customStyle="1" w:styleId="af">
    <w:basedOn w:val="TableNormal5"/>
    <w:tblPr>
      <w:tblStyleRowBandSize w:val="1"/>
      <w:tblStyleColBandSize w:val="1"/>
      <w:tblCellMar>
        <w:top w:w="100" w:type="dxa"/>
        <w:left w:w="100" w:type="dxa"/>
        <w:bottom w:w="100" w:type="dxa"/>
        <w:right w:w="100" w:type="dxa"/>
      </w:tblCellMar>
    </w:tblPr>
  </w:style>
  <w:style w:type="table" w:customStyle="1" w:styleId="af0">
    <w:basedOn w:val="TableNormal5"/>
    <w:tblPr>
      <w:tblStyleRowBandSize w:val="1"/>
      <w:tblStyleColBandSize w:val="1"/>
      <w:tblCellMar>
        <w:top w:w="100" w:type="dxa"/>
        <w:left w:w="100" w:type="dxa"/>
        <w:bottom w:w="100" w:type="dxa"/>
        <w:right w:w="100" w:type="dxa"/>
      </w:tblCellMar>
    </w:tblPr>
  </w:style>
  <w:style w:type="table" w:customStyle="1" w:styleId="af1">
    <w:basedOn w:val="TableNormal5"/>
    <w:tblPr>
      <w:tblStyleRowBandSize w:val="1"/>
      <w:tblStyleColBandSize w:val="1"/>
      <w:tblCellMar>
        <w:top w:w="100" w:type="dxa"/>
        <w:left w:w="100" w:type="dxa"/>
        <w:bottom w:w="100" w:type="dxa"/>
        <w:right w:w="100" w:type="dxa"/>
      </w:tblCellMar>
    </w:tblPr>
  </w:style>
  <w:style w:type="table" w:customStyle="1" w:styleId="af2">
    <w:basedOn w:val="TableNormal5"/>
    <w:tblPr>
      <w:tblStyleRowBandSize w:val="1"/>
      <w:tblStyleColBandSize w:val="1"/>
      <w:tblCellMar>
        <w:top w:w="100" w:type="dxa"/>
        <w:left w:w="100" w:type="dxa"/>
        <w:bottom w:w="100" w:type="dxa"/>
        <w:right w:w="100" w:type="dxa"/>
      </w:tblCellMar>
    </w:tblPr>
  </w:style>
  <w:style w:type="table" w:customStyle="1" w:styleId="af3">
    <w:basedOn w:val="TableNormal5"/>
    <w:tblPr>
      <w:tblStyleRowBandSize w:val="1"/>
      <w:tblStyleColBandSize w:val="1"/>
      <w:tblCellMar>
        <w:top w:w="100" w:type="dxa"/>
        <w:left w:w="100" w:type="dxa"/>
        <w:bottom w:w="100" w:type="dxa"/>
        <w:right w:w="100" w:type="dxa"/>
      </w:tblCellMar>
    </w:tblPr>
  </w:style>
  <w:style w:type="table" w:customStyle="1" w:styleId="af4">
    <w:basedOn w:val="TableNormal5"/>
    <w:tblPr>
      <w:tblStyleRowBandSize w:val="1"/>
      <w:tblStyleColBandSize w:val="1"/>
      <w:tblCellMar>
        <w:top w:w="100" w:type="dxa"/>
        <w:left w:w="100" w:type="dxa"/>
        <w:bottom w:w="100" w:type="dxa"/>
        <w:right w:w="100" w:type="dxa"/>
      </w:tblCellMar>
    </w:tblPr>
  </w:style>
  <w:style w:type="table" w:customStyle="1" w:styleId="af5">
    <w:basedOn w:val="TableNormal5"/>
    <w:tblPr>
      <w:tblStyleRowBandSize w:val="1"/>
      <w:tblStyleColBandSize w:val="1"/>
      <w:tblCellMar>
        <w:top w:w="100" w:type="dxa"/>
        <w:left w:w="100" w:type="dxa"/>
        <w:bottom w:w="100" w:type="dxa"/>
        <w:right w:w="100" w:type="dxa"/>
      </w:tblCellMar>
    </w:tblPr>
  </w:style>
  <w:style w:type="table" w:customStyle="1" w:styleId="af6">
    <w:basedOn w:val="TableNormal5"/>
    <w:tblPr>
      <w:tblStyleRowBandSize w:val="1"/>
      <w:tblStyleColBandSize w:val="1"/>
      <w:tblCellMar>
        <w:top w:w="100" w:type="dxa"/>
        <w:left w:w="100" w:type="dxa"/>
        <w:bottom w:w="100" w:type="dxa"/>
        <w:right w:w="100" w:type="dxa"/>
      </w:tblCellMar>
    </w:tblPr>
  </w:style>
  <w:style w:type="table" w:customStyle="1" w:styleId="af7">
    <w:basedOn w:val="TableNormal5"/>
    <w:tblPr>
      <w:tblStyleRowBandSize w:val="1"/>
      <w:tblStyleColBandSize w:val="1"/>
      <w:tblCellMar>
        <w:top w:w="100" w:type="dxa"/>
        <w:left w:w="100" w:type="dxa"/>
        <w:bottom w:w="100" w:type="dxa"/>
        <w:right w:w="100" w:type="dxa"/>
      </w:tblCellMar>
    </w:tblPr>
  </w:style>
  <w:style w:type="table" w:customStyle="1" w:styleId="af8">
    <w:basedOn w:val="TableNormal5"/>
    <w:tblPr>
      <w:tblStyleRowBandSize w:val="1"/>
      <w:tblStyleColBandSize w:val="1"/>
      <w:tblCellMar>
        <w:top w:w="100" w:type="dxa"/>
        <w:left w:w="100" w:type="dxa"/>
        <w:bottom w:w="100" w:type="dxa"/>
        <w:right w:w="100" w:type="dxa"/>
      </w:tblCellMar>
    </w:tblPr>
  </w:style>
  <w:style w:type="table" w:customStyle="1" w:styleId="af9">
    <w:basedOn w:val="TableNormal5"/>
    <w:tblPr>
      <w:tblStyleRowBandSize w:val="1"/>
      <w:tblStyleColBandSize w:val="1"/>
      <w:tblCellMar>
        <w:top w:w="100" w:type="dxa"/>
        <w:left w:w="100" w:type="dxa"/>
        <w:bottom w:w="100" w:type="dxa"/>
        <w:right w:w="100" w:type="dxa"/>
      </w:tblCellMar>
    </w:tblPr>
  </w:style>
  <w:style w:type="table" w:customStyle="1" w:styleId="afa">
    <w:basedOn w:val="TableNormal5"/>
    <w:tblPr>
      <w:tblStyleRowBandSize w:val="1"/>
      <w:tblStyleColBandSize w:val="1"/>
      <w:tblCellMar>
        <w:top w:w="100" w:type="dxa"/>
        <w:left w:w="100" w:type="dxa"/>
        <w:bottom w:w="100" w:type="dxa"/>
        <w:right w:w="100" w:type="dxa"/>
      </w:tblCellMar>
    </w:tblPr>
  </w:style>
  <w:style w:type="table" w:customStyle="1" w:styleId="afb">
    <w:basedOn w:val="TableNormal5"/>
    <w:tblPr>
      <w:tblStyleRowBandSize w:val="1"/>
      <w:tblStyleColBandSize w:val="1"/>
      <w:tblCellMar>
        <w:top w:w="100" w:type="dxa"/>
        <w:left w:w="100" w:type="dxa"/>
        <w:bottom w:w="100" w:type="dxa"/>
        <w:right w:w="100" w:type="dxa"/>
      </w:tblCellMar>
    </w:tblPr>
  </w:style>
  <w:style w:type="table" w:customStyle="1" w:styleId="afc">
    <w:basedOn w:val="TableNormal5"/>
    <w:tblPr>
      <w:tblStyleRowBandSize w:val="1"/>
      <w:tblStyleColBandSize w:val="1"/>
      <w:tblCellMar>
        <w:top w:w="100" w:type="dxa"/>
        <w:left w:w="100" w:type="dxa"/>
        <w:bottom w:w="100" w:type="dxa"/>
        <w:right w:w="100" w:type="dxa"/>
      </w:tblCellMar>
    </w:tblPr>
  </w:style>
  <w:style w:type="table" w:customStyle="1" w:styleId="afd">
    <w:basedOn w:val="TableNormal5"/>
    <w:tblPr>
      <w:tblStyleRowBandSize w:val="1"/>
      <w:tblStyleColBandSize w:val="1"/>
      <w:tblCellMar>
        <w:top w:w="100" w:type="dxa"/>
        <w:left w:w="100" w:type="dxa"/>
        <w:bottom w:w="100" w:type="dxa"/>
        <w:right w:w="100" w:type="dxa"/>
      </w:tblCellMar>
    </w:tblPr>
  </w:style>
  <w:style w:type="table" w:customStyle="1" w:styleId="afe">
    <w:basedOn w:val="TableNormal5"/>
    <w:tblPr>
      <w:tblStyleRowBandSize w:val="1"/>
      <w:tblStyleColBandSize w:val="1"/>
      <w:tblCellMar>
        <w:top w:w="100" w:type="dxa"/>
        <w:left w:w="100" w:type="dxa"/>
        <w:bottom w:w="100" w:type="dxa"/>
        <w:right w:w="100" w:type="dxa"/>
      </w:tblCellMar>
    </w:tblPr>
  </w:style>
  <w:style w:type="table" w:customStyle="1" w:styleId="aff">
    <w:basedOn w:val="TableNormal5"/>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pPr>
      <w:spacing w:line="240" w:lineRule="auto"/>
    </w:pPr>
  </w:style>
  <w:style w:type="table" w:customStyle="1" w:styleId="aff0">
    <w:basedOn w:val="TableNormal5"/>
    <w:tblPr>
      <w:tblStyleRowBandSize w:val="1"/>
      <w:tblStyleColBandSize w:val="1"/>
      <w:tblCellMar>
        <w:left w:w="115" w:type="dxa"/>
        <w:right w:w="115" w:type="dxa"/>
      </w:tblCellMar>
    </w:tblPr>
  </w:style>
  <w:style w:type="table" w:customStyle="1" w:styleId="aff1">
    <w:basedOn w:val="TableNormal5"/>
    <w:tblPr>
      <w:tblStyleRowBandSize w:val="1"/>
      <w:tblStyleColBandSize w:val="1"/>
      <w:tblCellMar>
        <w:left w:w="115" w:type="dxa"/>
        <w:right w:w="115" w:type="dxa"/>
      </w:tblCellMar>
    </w:tblPr>
  </w:style>
  <w:style w:type="table" w:customStyle="1" w:styleId="aff2">
    <w:basedOn w:val="TableNormal5"/>
    <w:tblPr>
      <w:tblStyleRowBandSize w:val="1"/>
      <w:tblStyleColBandSize w:val="1"/>
      <w:tblCellMar>
        <w:left w:w="115" w:type="dxa"/>
        <w:right w:w="115" w:type="dxa"/>
      </w:tblCellMar>
    </w:tblPr>
  </w:style>
  <w:style w:type="table" w:customStyle="1" w:styleId="aff3">
    <w:basedOn w:val="TableNormal5"/>
    <w:tblPr>
      <w:tblStyleRowBandSize w:val="1"/>
      <w:tblStyleColBandSize w:val="1"/>
      <w:tblCellMar>
        <w:left w:w="115" w:type="dxa"/>
        <w:right w:w="115" w:type="dxa"/>
      </w:tblCellMar>
    </w:tblPr>
  </w:style>
  <w:style w:type="table" w:customStyle="1" w:styleId="aff4">
    <w:basedOn w:val="TableNormal5"/>
    <w:pPr>
      <w:spacing w:line="240" w:lineRule="auto"/>
    </w:pPr>
    <w:tblPr>
      <w:tblStyleRowBandSize w:val="1"/>
      <w:tblStyleColBandSize w:val="1"/>
      <w:tblCellMar>
        <w:left w:w="108" w:type="dxa"/>
        <w:right w:w="108" w:type="dxa"/>
      </w:tblCellMar>
    </w:tblPr>
  </w:style>
  <w:style w:type="table" w:customStyle="1" w:styleId="aff5">
    <w:basedOn w:val="TableNormal5"/>
    <w:pPr>
      <w:spacing w:line="240" w:lineRule="auto"/>
    </w:pPr>
    <w:tblPr>
      <w:tblStyleRowBandSize w:val="1"/>
      <w:tblStyleColBandSize w:val="1"/>
      <w:tblCellMar>
        <w:left w:w="108" w:type="dxa"/>
        <w:right w:w="108" w:type="dxa"/>
      </w:tblCellMar>
    </w:tblPr>
  </w:style>
  <w:style w:type="table" w:customStyle="1" w:styleId="aff6">
    <w:basedOn w:val="TableNormal5"/>
    <w:tblPr>
      <w:tblStyleRowBandSize w:val="1"/>
      <w:tblStyleColBandSize w:val="1"/>
      <w:tblCellMar>
        <w:top w:w="100" w:type="dxa"/>
        <w:left w:w="100" w:type="dxa"/>
        <w:bottom w:w="100" w:type="dxa"/>
        <w:right w:w="100" w:type="dxa"/>
      </w:tblCellMar>
    </w:tblPr>
  </w:style>
  <w:style w:type="table" w:customStyle="1" w:styleId="aff7">
    <w:basedOn w:val="TableNormal5"/>
    <w:tblPr>
      <w:tblStyleRowBandSize w:val="1"/>
      <w:tblStyleColBandSize w:val="1"/>
      <w:tblCellMar>
        <w:top w:w="100" w:type="dxa"/>
        <w:left w:w="100" w:type="dxa"/>
        <w:bottom w:w="100" w:type="dxa"/>
        <w:right w:w="100" w:type="dxa"/>
      </w:tblCellMar>
    </w:tblPr>
  </w:style>
  <w:style w:type="table" w:customStyle="1" w:styleId="aff8">
    <w:basedOn w:val="TableNormal5"/>
    <w:tblPr>
      <w:tblStyleRowBandSize w:val="1"/>
      <w:tblStyleColBandSize w:val="1"/>
      <w:tblCellMar>
        <w:top w:w="100" w:type="dxa"/>
        <w:left w:w="100" w:type="dxa"/>
        <w:bottom w:w="100" w:type="dxa"/>
        <w:right w:w="100" w:type="dxa"/>
      </w:tblCellMar>
    </w:tblPr>
  </w:style>
  <w:style w:type="table" w:customStyle="1" w:styleId="aff9">
    <w:basedOn w:val="TableNormal5"/>
    <w:tblPr>
      <w:tblStyleRowBandSize w:val="1"/>
      <w:tblStyleColBandSize w:val="1"/>
      <w:tblCellMar>
        <w:top w:w="100" w:type="dxa"/>
        <w:left w:w="100" w:type="dxa"/>
        <w:bottom w:w="100" w:type="dxa"/>
        <w:right w:w="100" w:type="dxa"/>
      </w:tblCellMar>
    </w:tblPr>
  </w:style>
  <w:style w:type="table" w:customStyle="1" w:styleId="affa">
    <w:basedOn w:val="TableNormal5"/>
    <w:tblPr>
      <w:tblStyleRowBandSize w:val="1"/>
      <w:tblStyleColBandSize w:val="1"/>
      <w:tblCellMar>
        <w:top w:w="100" w:type="dxa"/>
        <w:left w:w="100" w:type="dxa"/>
        <w:bottom w:w="100" w:type="dxa"/>
        <w:right w:w="100" w:type="dxa"/>
      </w:tblCellMar>
    </w:tblPr>
  </w:style>
  <w:style w:type="table" w:customStyle="1" w:styleId="affb">
    <w:basedOn w:val="TableNormal5"/>
    <w:tblPr>
      <w:tblStyleRowBandSize w:val="1"/>
      <w:tblStyleColBandSize w:val="1"/>
      <w:tblCellMar>
        <w:top w:w="100" w:type="dxa"/>
        <w:left w:w="100" w:type="dxa"/>
        <w:bottom w:w="100" w:type="dxa"/>
        <w:right w:w="100" w:type="dxa"/>
      </w:tblCellMar>
    </w:tblPr>
  </w:style>
  <w:style w:type="table" w:customStyle="1" w:styleId="affc">
    <w:basedOn w:val="TableNormal5"/>
    <w:tblPr>
      <w:tblStyleRowBandSize w:val="1"/>
      <w:tblStyleColBandSize w:val="1"/>
      <w:tblCellMar>
        <w:top w:w="100" w:type="dxa"/>
        <w:left w:w="100" w:type="dxa"/>
        <w:bottom w:w="100" w:type="dxa"/>
        <w:right w:w="100" w:type="dxa"/>
      </w:tblCellMar>
    </w:tblPr>
  </w:style>
  <w:style w:type="table" w:customStyle="1" w:styleId="affd">
    <w:basedOn w:val="TableNormal5"/>
    <w:tblPr>
      <w:tblStyleRowBandSize w:val="1"/>
      <w:tblStyleColBandSize w:val="1"/>
      <w:tblCellMar>
        <w:top w:w="100" w:type="dxa"/>
        <w:left w:w="100" w:type="dxa"/>
        <w:bottom w:w="100" w:type="dxa"/>
        <w:right w:w="100" w:type="dxa"/>
      </w:tblCellMar>
    </w:tblPr>
  </w:style>
  <w:style w:type="table" w:customStyle="1" w:styleId="affe">
    <w:basedOn w:val="TableNormal5"/>
    <w:tblPr>
      <w:tblStyleRowBandSize w:val="1"/>
      <w:tblStyleColBandSize w:val="1"/>
      <w:tblCellMar>
        <w:top w:w="100" w:type="dxa"/>
        <w:left w:w="100" w:type="dxa"/>
        <w:bottom w:w="100" w:type="dxa"/>
        <w:right w:w="100" w:type="dxa"/>
      </w:tblCellMar>
    </w:tblPr>
  </w:style>
  <w:style w:type="table" w:customStyle="1" w:styleId="afff">
    <w:basedOn w:val="TableNormal5"/>
    <w:tblPr>
      <w:tblStyleRowBandSize w:val="1"/>
      <w:tblStyleColBandSize w:val="1"/>
      <w:tblCellMar>
        <w:top w:w="100" w:type="dxa"/>
        <w:left w:w="100" w:type="dxa"/>
        <w:bottom w:w="100" w:type="dxa"/>
        <w:right w:w="100" w:type="dxa"/>
      </w:tblCellMar>
    </w:tblPr>
  </w:style>
  <w:style w:type="table" w:customStyle="1" w:styleId="afff0">
    <w:basedOn w:val="TableNormal5"/>
    <w:tblPr>
      <w:tblStyleRowBandSize w:val="1"/>
      <w:tblStyleColBandSize w:val="1"/>
      <w:tblCellMar>
        <w:top w:w="100" w:type="dxa"/>
        <w:left w:w="100" w:type="dxa"/>
        <w:bottom w:w="100" w:type="dxa"/>
        <w:right w:w="100" w:type="dxa"/>
      </w:tblCellMar>
    </w:tblPr>
  </w:style>
  <w:style w:type="table" w:customStyle="1" w:styleId="afff1">
    <w:basedOn w:val="TableNormal5"/>
    <w:tblPr>
      <w:tblStyleRowBandSize w:val="1"/>
      <w:tblStyleColBandSize w:val="1"/>
      <w:tblCellMar>
        <w:top w:w="100" w:type="dxa"/>
        <w:left w:w="100" w:type="dxa"/>
        <w:bottom w:w="100" w:type="dxa"/>
        <w:right w:w="100" w:type="dxa"/>
      </w:tblCellMar>
    </w:tblPr>
  </w:style>
  <w:style w:type="table" w:customStyle="1" w:styleId="afff2">
    <w:basedOn w:val="TableNormal5"/>
    <w:tblPr>
      <w:tblStyleRowBandSize w:val="1"/>
      <w:tblStyleColBandSize w:val="1"/>
      <w:tblCellMar>
        <w:top w:w="100" w:type="dxa"/>
        <w:left w:w="100" w:type="dxa"/>
        <w:bottom w:w="100" w:type="dxa"/>
        <w:right w:w="100" w:type="dxa"/>
      </w:tblCellMar>
    </w:tblPr>
  </w:style>
  <w:style w:type="table" w:customStyle="1" w:styleId="afff3">
    <w:basedOn w:val="TableNormal5"/>
    <w:tblPr>
      <w:tblStyleRowBandSize w:val="1"/>
      <w:tblStyleColBandSize w:val="1"/>
      <w:tblCellMar>
        <w:top w:w="100" w:type="dxa"/>
        <w:left w:w="100" w:type="dxa"/>
        <w:bottom w:w="100" w:type="dxa"/>
        <w:right w:w="100" w:type="dxa"/>
      </w:tblCellMar>
    </w:tblPr>
  </w:style>
  <w:style w:type="table" w:customStyle="1" w:styleId="afff4">
    <w:basedOn w:val="TableNormal5"/>
    <w:tblPr>
      <w:tblStyleRowBandSize w:val="1"/>
      <w:tblStyleColBandSize w:val="1"/>
      <w:tblCellMar>
        <w:top w:w="100" w:type="dxa"/>
        <w:left w:w="100" w:type="dxa"/>
        <w:bottom w:w="100" w:type="dxa"/>
        <w:right w:w="100" w:type="dxa"/>
      </w:tblCellMar>
    </w:tblPr>
  </w:style>
  <w:style w:type="table" w:customStyle="1" w:styleId="afff5">
    <w:basedOn w:val="TableNormal5"/>
    <w:tblPr>
      <w:tblStyleRowBandSize w:val="1"/>
      <w:tblStyleColBandSize w:val="1"/>
      <w:tblCellMar>
        <w:top w:w="100" w:type="dxa"/>
        <w:left w:w="100" w:type="dxa"/>
        <w:bottom w:w="100" w:type="dxa"/>
        <w:right w:w="100" w:type="dxa"/>
      </w:tblCellMar>
    </w:tblPr>
  </w:style>
  <w:style w:type="table" w:customStyle="1" w:styleId="afff6">
    <w:basedOn w:val="TableNormal5"/>
    <w:tblPr>
      <w:tblStyleRowBandSize w:val="1"/>
      <w:tblStyleColBandSize w:val="1"/>
      <w:tblCellMar>
        <w:top w:w="100" w:type="dxa"/>
        <w:left w:w="100" w:type="dxa"/>
        <w:bottom w:w="100" w:type="dxa"/>
        <w:right w:w="100" w:type="dxa"/>
      </w:tblCellMar>
    </w:tblPr>
  </w:style>
  <w:style w:type="table" w:customStyle="1" w:styleId="afff7">
    <w:basedOn w:val="TableNormal5"/>
    <w:tblPr>
      <w:tblStyleRowBandSize w:val="1"/>
      <w:tblStyleColBandSize w:val="1"/>
      <w:tblCellMar>
        <w:top w:w="100" w:type="dxa"/>
        <w:left w:w="100" w:type="dxa"/>
        <w:bottom w:w="100" w:type="dxa"/>
        <w:right w:w="100" w:type="dxa"/>
      </w:tblCellMar>
    </w:tblPr>
  </w:style>
  <w:style w:type="table" w:customStyle="1" w:styleId="afff8">
    <w:basedOn w:val="TableNormal5"/>
    <w:tblPr>
      <w:tblStyleRowBandSize w:val="1"/>
      <w:tblStyleColBandSize w:val="1"/>
      <w:tblCellMar>
        <w:top w:w="100" w:type="dxa"/>
        <w:left w:w="100" w:type="dxa"/>
        <w:bottom w:w="100" w:type="dxa"/>
        <w:right w:w="100" w:type="dxa"/>
      </w:tblCellMar>
    </w:tblPr>
  </w:style>
  <w:style w:type="table" w:customStyle="1" w:styleId="afff9">
    <w:basedOn w:val="TableNormal5"/>
    <w:tblPr>
      <w:tblStyleRowBandSize w:val="1"/>
      <w:tblStyleColBandSize w:val="1"/>
      <w:tblCellMar>
        <w:top w:w="100" w:type="dxa"/>
        <w:left w:w="100" w:type="dxa"/>
        <w:bottom w:w="100" w:type="dxa"/>
        <w:right w:w="100" w:type="dxa"/>
      </w:tblCellMar>
    </w:tblPr>
  </w:style>
  <w:style w:type="table" w:customStyle="1" w:styleId="afffa">
    <w:basedOn w:val="TableNormal5"/>
    <w:tblPr>
      <w:tblStyleRowBandSize w:val="1"/>
      <w:tblStyleColBandSize w:val="1"/>
      <w:tblCellMar>
        <w:top w:w="100" w:type="dxa"/>
        <w:left w:w="100" w:type="dxa"/>
        <w:bottom w:w="100" w:type="dxa"/>
        <w:right w:w="100" w:type="dxa"/>
      </w:tblCellMar>
    </w:tblPr>
  </w:style>
  <w:style w:type="table" w:customStyle="1" w:styleId="afffb">
    <w:basedOn w:val="TableNormal5"/>
    <w:tblPr>
      <w:tblStyleRowBandSize w:val="1"/>
      <w:tblStyleColBandSize w:val="1"/>
      <w:tblCellMar>
        <w:top w:w="100" w:type="dxa"/>
        <w:left w:w="100" w:type="dxa"/>
        <w:bottom w:w="100" w:type="dxa"/>
        <w:right w:w="100" w:type="dxa"/>
      </w:tblCellMar>
    </w:tblPr>
  </w:style>
  <w:style w:type="table" w:customStyle="1" w:styleId="afffc">
    <w:basedOn w:val="TableNormal5"/>
    <w:tblPr>
      <w:tblStyleRowBandSize w:val="1"/>
      <w:tblStyleColBandSize w:val="1"/>
      <w:tblCellMar>
        <w:top w:w="100" w:type="dxa"/>
        <w:left w:w="100" w:type="dxa"/>
        <w:bottom w:w="100" w:type="dxa"/>
        <w:right w:w="100" w:type="dxa"/>
      </w:tblCellMar>
    </w:tblPr>
  </w:style>
  <w:style w:type="table" w:customStyle="1" w:styleId="afffd">
    <w:basedOn w:val="TableNormal5"/>
    <w:tblPr>
      <w:tblStyleRowBandSize w:val="1"/>
      <w:tblStyleColBandSize w:val="1"/>
      <w:tblCellMar>
        <w:top w:w="100" w:type="dxa"/>
        <w:left w:w="100" w:type="dxa"/>
        <w:bottom w:w="100" w:type="dxa"/>
        <w:right w:w="100" w:type="dxa"/>
      </w:tblCellMar>
    </w:tblPr>
  </w:style>
  <w:style w:type="table" w:customStyle="1" w:styleId="afffe">
    <w:basedOn w:val="TableNormal5"/>
    <w:tblPr>
      <w:tblStyleRowBandSize w:val="1"/>
      <w:tblStyleColBandSize w:val="1"/>
      <w:tblCellMar>
        <w:top w:w="100" w:type="dxa"/>
        <w:left w:w="100" w:type="dxa"/>
        <w:bottom w:w="100" w:type="dxa"/>
        <w:right w:w="100" w:type="dxa"/>
      </w:tblCellMar>
    </w:tblPr>
  </w:style>
  <w:style w:type="table" w:customStyle="1" w:styleId="affff">
    <w:basedOn w:val="TableNormal5"/>
    <w:tblPr>
      <w:tblStyleRowBandSize w:val="1"/>
      <w:tblStyleColBandSize w:val="1"/>
      <w:tblCellMar>
        <w:top w:w="100" w:type="dxa"/>
        <w:left w:w="100" w:type="dxa"/>
        <w:bottom w:w="100" w:type="dxa"/>
        <w:right w:w="100" w:type="dxa"/>
      </w:tblCellMar>
    </w:tblPr>
  </w:style>
  <w:style w:type="table" w:customStyle="1" w:styleId="affff0">
    <w:basedOn w:val="TableNormal5"/>
    <w:tblPr>
      <w:tblStyleRowBandSize w:val="1"/>
      <w:tblStyleColBandSize w:val="1"/>
      <w:tblCellMar>
        <w:top w:w="100" w:type="dxa"/>
        <w:left w:w="100" w:type="dxa"/>
        <w:bottom w:w="100" w:type="dxa"/>
        <w:right w:w="100" w:type="dxa"/>
      </w:tblCellMar>
    </w:tblPr>
  </w:style>
  <w:style w:type="table" w:customStyle="1" w:styleId="affff1">
    <w:basedOn w:val="TableNormal5"/>
    <w:tblPr>
      <w:tblStyleRowBandSize w:val="1"/>
      <w:tblStyleColBandSize w:val="1"/>
      <w:tblCellMar>
        <w:top w:w="100" w:type="dxa"/>
        <w:left w:w="100" w:type="dxa"/>
        <w:bottom w:w="100" w:type="dxa"/>
        <w:right w:w="100" w:type="dxa"/>
      </w:tblCellMar>
    </w:tblPr>
  </w:style>
  <w:style w:type="table" w:customStyle="1" w:styleId="affff2">
    <w:basedOn w:val="TableNormal5"/>
    <w:tblPr>
      <w:tblStyleRowBandSize w:val="1"/>
      <w:tblStyleColBandSize w:val="1"/>
      <w:tblCellMar>
        <w:top w:w="100" w:type="dxa"/>
        <w:left w:w="100" w:type="dxa"/>
        <w:bottom w:w="100" w:type="dxa"/>
        <w:right w:w="100" w:type="dxa"/>
      </w:tblCellMar>
    </w:tblPr>
  </w:style>
  <w:style w:type="table" w:customStyle="1" w:styleId="affff3">
    <w:basedOn w:val="TableNormal5"/>
    <w:pPr>
      <w:spacing w:line="240" w:lineRule="auto"/>
    </w:pPr>
    <w:tblPr>
      <w:tblStyleRowBandSize w:val="1"/>
      <w:tblStyleColBandSize w:val="1"/>
      <w:tblCellMar>
        <w:left w:w="108" w:type="dxa"/>
        <w:right w:w="108" w:type="dxa"/>
      </w:tblCellMar>
    </w:tblPr>
  </w:style>
  <w:style w:type="table" w:customStyle="1" w:styleId="affff4">
    <w:basedOn w:val="TableNormal5"/>
    <w:tblPr>
      <w:tblStyleRowBandSize w:val="1"/>
      <w:tblStyleColBandSize w:val="1"/>
      <w:tblCellMar>
        <w:top w:w="100" w:type="dxa"/>
        <w:left w:w="100" w:type="dxa"/>
        <w:bottom w:w="100" w:type="dxa"/>
        <w:right w:w="100" w:type="dxa"/>
      </w:tblCellMar>
    </w:tblPr>
  </w:style>
  <w:style w:type="table" w:customStyle="1" w:styleId="affff5">
    <w:basedOn w:val="TableNormal5"/>
    <w:tblPr>
      <w:tblStyleRowBandSize w:val="1"/>
      <w:tblStyleColBandSize w:val="1"/>
      <w:tblCellMar>
        <w:top w:w="100" w:type="dxa"/>
        <w:left w:w="100" w:type="dxa"/>
        <w:bottom w:w="100" w:type="dxa"/>
        <w:right w:w="100" w:type="dxa"/>
      </w:tblCellMar>
    </w:tblPr>
  </w:style>
  <w:style w:type="table" w:customStyle="1" w:styleId="affff6">
    <w:basedOn w:val="TableNormal5"/>
    <w:tblPr>
      <w:tblStyleRowBandSize w:val="1"/>
      <w:tblStyleColBandSize w:val="1"/>
      <w:tblCellMar>
        <w:top w:w="100" w:type="dxa"/>
        <w:left w:w="100" w:type="dxa"/>
        <w:bottom w:w="100" w:type="dxa"/>
        <w:right w:w="100" w:type="dxa"/>
      </w:tblCellMar>
    </w:tblPr>
  </w:style>
  <w:style w:type="character" w:customStyle="1" w:styleId="TtuloCar">
    <w:name w:val="Título Car"/>
    <w:basedOn w:val="Fuentedeprrafopredeter"/>
    <w:link w:val="Ttulo"/>
    <w:uiPriority w:val="10"/>
    <w:rsid w:val="00157F2B"/>
    <w:rPr>
      <w:sz w:val="52"/>
      <w:szCs w:val="52"/>
    </w:rPr>
  </w:style>
  <w:style w:type="character" w:styleId="Hipervnculo">
    <w:name w:val="Hyperlink"/>
    <w:basedOn w:val="Fuentedeprrafopredeter"/>
    <w:uiPriority w:val="99"/>
    <w:unhideWhenUsed/>
    <w:rsid w:val="00157F2B"/>
    <w:rPr>
      <w:color w:val="0000FF" w:themeColor="hyperlink"/>
      <w:u w:val="single"/>
    </w:rPr>
  </w:style>
  <w:style w:type="character" w:styleId="Mencinsinresolver">
    <w:name w:val="Unresolved Mention"/>
    <w:basedOn w:val="Fuentedeprrafopredeter"/>
    <w:uiPriority w:val="99"/>
    <w:semiHidden/>
    <w:unhideWhenUsed/>
    <w:rsid w:val="00072E20"/>
    <w:rPr>
      <w:color w:val="605E5C"/>
      <w:shd w:val="clear" w:color="auto" w:fill="E1DFDD"/>
    </w:rPr>
  </w:style>
  <w:style w:type="character" w:customStyle="1" w:styleId="Ttulo1Car">
    <w:name w:val="Título 1 Car"/>
    <w:basedOn w:val="Fuentedeprrafopredeter"/>
    <w:link w:val="Ttulo1"/>
    <w:uiPriority w:val="9"/>
    <w:rsid w:val="00981D5E"/>
    <w:rPr>
      <w:sz w:val="40"/>
      <w:szCs w:val="40"/>
    </w:rPr>
  </w:style>
  <w:style w:type="table" w:customStyle="1" w:styleId="affff7">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4"/>
    <w:tblPr>
      <w:tblStyleRowBandSize w:val="1"/>
      <w:tblStyleColBandSize w:val="1"/>
      <w:tblCellMar>
        <w:left w:w="115" w:type="dxa"/>
        <w:right w:w="115" w:type="dxa"/>
      </w:tblCellMar>
    </w:tblPr>
  </w:style>
  <w:style w:type="table" w:customStyle="1" w:styleId="affffd">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4"/>
    <w:pPr>
      <w:spacing w:line="240" w:lineRule="auto"/>
    </w:pPr>
    <w:tblPr>
      <w:tblStyleRowBandSize w:val="1"/>
      <w:tblStyleColBandSize w:val="1"/>
      <w:tblCellMar>
        <w:left w:w="108" w:type="dxa"/>
        <w:right w:w="108" w:type="dxa"/>
      </w:tblCellMar>
    </w:tblPr>
  </w:style>
  <w:style w:type="table" w:customStyle="1" w:styleId="afffff">
    <w:basedOn w:val="TableNormal4"/>
    <w:tblPr>
      <w:tblStyleRowBandSize w:val="1"/>
      <w:tblStyleColBandSize w:val="1"/>
      <w:tblCellMar>
        <w:left w:w="115" w:type="dxa"/>
        <w:right w:w="115" w:type="dxa"/>
      </w:tblCellMar>
    </w:tblPr>
  </w:style>
  <w:style w:type="table" w:customStyle="1" w:styleId="afffff0">
    <w:basedOn w:val="TableNormal4"/>
    <w:pPr>
      <w:spacing w:line="240" w:lineRule="auto"/>
    </w:pPr>
    <w:tblPr>
      <w:tblStyleRowBandSize w:val="1"/>
      <w:tblStyleColBandSize w:val="1"/>
      <w:tblCellMar>
        <w:left w:w="108" w:type="dxa"/>
        <w:right w:w="108" w:type="dxa"/>
      </w:tblCellMar>
    </w:tblPr>
  </w:style>
  <w:style w:type="table" w:customStyle="1" w:styleId="afffff1">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3">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4">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5">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6">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7">
    <w:basedOn w:val="TableNormal4"/>
    <w:tblPr>
      <w:tblStyleRowBandSize w:val="1"/>
      <w:tblStyleColBandSize w:val="1"/>
      <w:tblCellMar>
        <w:left w:w="115" w:type="dxa"/>
        <w:right w:w="115" w:type="dxa"/>
      </w:tblCellMar>
    </w:tblPr>
  </w:style>
  <w:style w:type="table" w:customStyle="1" w:styleId="afffff8">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9">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a">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b">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c">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d">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e">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0">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1">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2">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3">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4">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5">
    <w:basedOn w:val="TableNormal4"/>
    <w:tblPr>
      <w:tblStyleRowBandSize w:val="1"/>
      <w:tblStyleColBandSize w:val="1"/>
      <w:tblCellMar>
        <w:left w:w="115" w:type="dxa"/>
        <w:right w:w="115" w:type="dxa"/>
      </w:tblCellMar>
    </w:tblPr>
  </w:style>
  <w:style w:type="table" w:customStyle="1" w:styleId="affffff6">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7">
    <w:basedOn w:val="TableNormal4"/>
    <w:tblPr>
      <w:tblStyleRowBandSize w:val="1"/>
      <w:tblStyleColBandSize w:val="1"/>
      <w:tblCellMar>
        <w:left w:w="115" w:type="dxa"/>
        <w:right w:w="115" w:type="dxa"/>
      </w:tblCellMar>
    </w:tblPr>
  </w:style>
  <w:style w:type="table" w:customStyle="1" w:styleId="affffff8">
    <w:basedOn w:val="TableNormal4"/>
    <w:pPr>
      <w:spacing w:line="240" w:lineRule="auto"/>
    </w:pPr>
    <w:tblPr>
      <w:tblStyleRowBandSize w:val="1"/>
      <w:tblStyleColBandSize w:val="1"/>
      <w:tblCellMar>
        <w:left w:w="108" w:type="dxa"/>
        <w:right w:w="108" w:type="dxa"/>
      </w:tblCellMar>
    </w:tblPr>
  </w:style>
  <w:style w:type="table" w:customStyle="1" w:styleId="affffff9">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a">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b">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c">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d">
    <w:basedOn w:val="TableNormal4"/>
    <w:pPr>
      <w:spacing w:line="240" w:lineRule="auto"/>
    </w:pPr>
    <w:tblPr>
      <w:tblStyleRowBandSize w:val="1"/>
      <w:tblStyleColBandSize w:val="1"/>
      <w:tblCellMar>
        <w:top w:w="100" w:type="dxa"/>
        <w:left w:w="100" w:type="dxa"/>
        <w:bottom w:w="100" w:type="dxa"/>
        <w:right w:w="100" w:type="dxa"/>
      </w:tblCellMar>
    </w:tblPr>
  </w:style>
  <w:style w:type="table" w:customStyle="1" w:styleId="affffffe">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0">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1">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2">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3">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4">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5">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6">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7">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8">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9">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a">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b">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c">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d">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e">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0">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1">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2">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3">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4">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5">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6">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7">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8">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9">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a">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b">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c">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d">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e">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f">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f0">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f1">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f2">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f3">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f4">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f5">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fff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8">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9">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b">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c">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d">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e">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0">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3">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8">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9">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b">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c">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d">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e">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0">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3">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8">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9">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b">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c">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d">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e">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0">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3">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8">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9">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b">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c">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d">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e">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0">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3">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8">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9">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b">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c">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d">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e">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0">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3">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7">
    <w:basedOn w:val="TableNormal2"/>
    <w:pPr>
      <w:spacing w:line="240" w:lineRule="auto"/>
    </w:pPr>
    <w:tblPr>
      <w:tblStyleRowBandSize w:val="1"/>
      <w:tblStyleColBandSize w:val="1"/>
      <w:tblCellMar>
        <w:top w:w="100" w:type="dxa"/>
        <w:left w:w="100" w:type="dxa"/>
        <w:bottom w:w="100" w:type="dxa"/>
        <w:right w:w="100" w:type="dxa"/>
      </w:tblCellMar>
    </w:tblPr>
  </w:style>
  <w:style w:type="paragraph" w:styleId="Revisin">
    <w:name w:val="Revision"/>
    <w:hidden/>
    <w:uiPriority w:val="99"/>
    <w:semiHidden/>
    <w:rsid w:val="007C6287"/>
    <w:pPr>
      <w:spacing w:line="240" w:lineRule="auto"/>
    </w:pPr>
  </w:style>
  <w:style w:type="table" w:customStyle="1" w:styleId="affffffff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ffffffff1">
    <w:basedOn w:val="TableNormal0"/>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shutterstock.com/image-vector/experts-diagnose-computer-operating-system-600w-2038005506.jpg" TargetMode="External"/><Relationship Id="rId117" Type="http://schemas.openxmlformats.org/officeDocument/2006/relationships/hyperlink" Target="https://www.shutterstock.com/image-vector/gpu-mining-landing-page-concept-600w-1667668066.jpg" TargetMode="External"/><Relationship Id="rId21" Type="http://schemas.openxmlformats.org/officeDocument/2006/relationships/image" Target="media/image8.jpg"/><Relationship Id="rId42" Type="http://schemas.openxmlformats.org/officeDocument/2006/relationships/hyperlink" Target="https://www.shutterstock.com/image-vector/technical-support-flat-illustration-icons-600w-313741568.jpg" TargetMode="External"/><Relationship Id="rId47" Type="http://schemas.openxmlformats.org/officeDocument/2006/relationships/image" Target="media/image21.jpg"/><Relationship Id="rId63" Type="http://schemas.openxmlformats.org/officeDocument/2006/relationships/hyperlink" Target="https://www.shutterstock.com/image-vector/laptop-power-supply-charge-connect-600w-617042375.jpg" TargetMode="External"/><Relationship Id="rId68" Type="http://schemas.openxmlformats.org/officeDocument/2006/relationships/image" Target="media/image32.jpg"/><Relationship Id="rId84" Type="http://schemas.openxmlformats.org/officeDocument/2006/relationships/hyperlink" Target="https://www.shutterstock.com/image-vector/server-error-isometric-web-concept-600w-2063543063.jpg" TargetMode="External"/><Relationship Id="rId89" Type="http://schemas.openxmlformats.org/officeDocument/2006/relationships/image" Target="media/image42.jpg"/><Relationship Id="rId112" Type="http://schemas.openxmlformats.org/officeDocument/2006/relationships/image" Target="media/image53.jpg"/><Relationship Id="rId133" Type="http://schemas.openxmlformats.org/officeDocument/2006/relationships/hyperlink" Target="https://www.shutterstock.com/image-vector/computer-port-icon-sign-600w-435489040.jpg" TargetMode="External"/><Relationship Id="rId138" Type="http://schemas.openxmlformats.org/officeDocument/2006/relationships/image" Target="media/image66.jpg"/><Relationship Id="rId154" Type="http://schemas.openxmlformats.org/officeDocument/2006/relationships/fontTable" Target="fontTable.xml"/><Relationship Id="rId16" Type="http://schemas.openxmlformats.org/officeDocument/2006/relationships/image" Target="media/image5.jpg"/><Relationship Id="rId107" Type="http://schemas.openxmlformats.org/officeDocument/2006/relationships/hyperlink" Target="https://www.shutterstock.com/image-vector/internet-digital-syber-security-technology-600w-1518108761.jpg" TargetMode="External"/><Relationship Id="rId11" Type="http://schemas.openxmlformats.org/officeDocument/2006/relationships/hyperlink" Target="https://www.shutterstock.com/image-vector/computer-repair-service-diagnostics-concepts-600w-572117983.jpg" TargetMode="External"/><Relationship Id="rId32" Type="http://schemas.openxmlformats.org/officeDocument/2006/relationships/hyperlink" Target="https://www.shutterstock.com/image-vector/unsafe-wifi-connections-networks-virus-600w-2056990556.jpg" TargetMode="External"/><Relationship Id="rId37" Type="http://schemas.openxmlformats.org/officeDocument/2006/relationships/image" Target="media/image16.jpg"/><Relationship Id="rId53" Type="http://schemas.openxmlformats.org/officeDocument/2006/relationships/hyperlink" Target="https://www.shutterstock.com/shutterstock/photos/2179241997/display_1500/stock-vector-bsod-screen-death-error-system-crash-laptop-computer-bluescreen-bsod-operating-system-alert-2179241997.jpg" TargetMode="External"/><Relationship Id="rId58" Type="http://schemas.openxmlformats.org/officeDocument/2006/relationships/image" Target="media/image27.jpg"/><Relationship Id="rId74" Type="http://schemas.openxmlformats.org/officeDocument/2006/relationships/image" Target="media/image35.jpg"/><Relationship Id="rId79" Type="http://schemas.openxmlformats.org/officeDocument/2006/relationships/hyperlink" Target="https://www.shutterstock.com/image-vector/isometric-bios-chip-vector-illustration-600w-200530865.jpg" TargetMode="External"/><Relationship Id="rId102" Type="http://schemas.openxmlformats.org/officeDocument/2006/relationships/image" Target="media/image48.jpg"/><Relationship Id="rId123" Type="http://schemas.openxmlformats.org/officeDocument/2006/relationships/hyperlink" Target="https://www.cavsi.com/preguntasrespuestas/images/perifericos/perifericos-entrada.jpg" TargetMode="External"/><Relationship Id="rId128" Type="http://schemas.openxmlformats.org/officeDocument/2006/relationships/image" Target="media/image61.png"/><Relationship Id="rId144" Type="http://schemas.openxmlformats.org/officeDocument/2006/relationships/hyperlink" Target="https://youtu.be/9r88MHfDrho" TargetMode="External"/><Relationship Id="rId149" Type="http://schemas.openxmlformats.org/officeDocument/2006/relationships/hyperlink" Target="https://docplayer.es/77035573-Guia-tecnica-colombiana-62.html" TargetMode="External"/><Relationship Id="rId5" Type="http://schemas.openxmlformats.org/officeDocument/2006/relationships/webSettings" Target="webSettings.xml"/><Relationship Id="rId90" Type="http://schemas.openxmlformats.org/officeDocument/2006/relationships/hyperlink" Target="https://www.shutterstock.com/image-vector/isometric-flat-3d-isolated-concept-600w-661830004.jpg" TargetMode="External"/><Relationship Id="rId95" Type="http://schemas.openxmlformats.org/officeDocument/2006/relationships/hyperlink" Target="https://www.shutterstock.com/image-vector/isometric-flat-3d-isolated-concept-600w-661830004.jpg" TargetMode="External"/><Relationship Id="rId22" Type="http://schemas.openxmlformats.org/officeDocument/2006/relationships/hyperlink" Target="https://www.shutterstock.com/image-vector/collage-user-interface-elements-ui-600w-1830988706.jpg" TargetMode="External"/><Relationship Id="rId27" Type="http://schemas.openxmlformats.org/officeDocument/2006/relationships/image" Target="media/image11.jpg"/><Relationship Id="rId43" Type="http://schemas.openxmlformats.org/officeDocument/2006/relationships/image" Target="media/image19.jpg"/><Relationship Id="rId48" Type="http://schemas.openxmlformats.org/officeDocument/2006/relationships/hyperlink" Target="https://www.shutterstock.com/image-vector/internet-technician-fiber-optic-wifi-600w-2133271513.jpg" TargetMode="External"/><Relationship Id="rId64" Type="http://schemas.openxmlformats.org/officeDocument/2006/relationships/image" Target="media/image30.jpg"/><Relationship Id="rId69" Type="http://schemas.openxmlformats.org/officeDocument/2006/relationships/hyperlink" Target="https://www.shutterstock.com/image-vector/gpu-icon-flat-style-long-600w-1165861438.jpg" TargetMode="External"/><Relationship Id="rId113" Type="http://schemas.openxmlformats.org/officeDocument/2006/relationships/hyperlink" Target="https://www.shutterstock.com/image-vector/cpu-phone-microchip-smd-electronic-600w-1949173120.jpg" TargetMode="External"/><Relationship Id="rId118" Type="http://schemas.openxmlformats.org/officeDocument/2006/relationships/image" Target="media/image56.jpg"/><Relationship Id="rId134" Type="http://schemas.openxmlformats.org/officeDocument/2006/relationships/image" Target="media/image64.jpg"/><Relationship Id="rId139" Type="http://schemas.openxmlformats.org/officeDocument/2006/relationships/hyperlink" Target="https://www.shutterstock.com/image-vector/man-headset-sitting-his-computer-600w-1918006226.jpg" TargetMode="External"/><Relationship Id="rId80" Type="http://schemas.openxmlformats.org/officeDocument/2006/relationships/image" Target="media/image38.gif"/><Relationship Id="rId85" Type="http://schemas.openxmlformats.org/officeDocument/2006/relationships/image" Target="media/image40.jpg"/><Relationship Id="rId150" Type="http://schemas.openxmlformats.org/officeDocument/2006/relationships/hyperlink" Target="https://www.tecnologias-informacion.com/arquitectura-servidores.html" TargetMode="External"/><Relationship Id="rId155" Type="http://schemas.openxmlformats.org/officeDocument/2006/relationships/theme" Target="theme/theme1.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image" Target="media/image14.png"/><Relationship Id="rId38" Type="http://schemas.openxmlformats.org/officeDocument/2006/relationships/hyperlink" Target="https://www.shutterstock.com/image-vector/blue-screen-death-computer-malfunction-600w-2163531291.jpg" TargetMode="External"/><Relationship Id="rId46" Type="http://schemas.openxmlformats.org/officeDocument/2006/relationships/hyperlink" Target="https://www.shutterstock.com/image-vector/landing-page-template-internet-user-600w-2181967749.jpg" TargetMode="External"/><Relationship Id="rId59" Type="http://schemas.openxmlformats.org/officeDocument/2006/relationships/hyperlink" Target="https://www.shutterstock.com/image-vector/old-electronics-technology-computer-phone-600w-626694944.jpg" TargetMode="External"/><Relationship Id="rId67" Type="http://schemas.openxmlformats.org/officeDocument/2006/relationships/hyperlink" Target="https://www.shutterstock.com/image-vector/professional-uninterruptible-power-supply-large-600w-1928077349.jpg" TargetMode="External"/><Relationship Id="rId103" Type="http://schemas.openxmlformats.org/officeDocument/2006/relationships/hyperlink" Target="https://www.shutterstock.com/image-vector/modern-businessmen-characters-interacting-charts-600w-1507826993.jpg" TargetMode="External"/><Relationship Id="rId108" Type="http://schemas.openxmlformats.org/officeDocument/2006/relationships/image" Target="media/image51.jpg"/><Relationship Id="rId116" Type="http://schemas.openxmlformats.org/officeDocument/2006/relationships/image" Target="media/image55.jpg"/><Relationship Id="rId124" Type="http://schemas.openxmlformats.org/officeDocument/2006/relationships/image" Target="media/image59.jpg"/><Relationship Id="rId129" Type="http://schemas.openxmlformats.org/officeDocument/2006/relationships/hyperlink" Target="http://1.bp.blogspot.com/-oJeOLozuAN4/VcMuUhc6fsI/AAAAAAAADWU/UP_Iczo4R3c/s1600/perifericos_almacenamiento.png" TargetMode="External"/><Relationship Id="rId137" Type="http://schemas.openxmlformats.org/officeDocument/2006/relationships/hyperlink" Target="https://www.shutterstock.com/image-vector/worldwide-connection-vector-icon-which-600w-1765917299.jpg" TargetMode="External"/><Relationship Id="rId20" Type="http://schemas.openxmlformats.org/officeDocument/2006/relationships/hyperlink" Target="https://www.shutterstock.com/image-vector/isometric-composition-computer-hardware-information-600w-1024669477.jpg" TargetMode="External"/><Relationship Id="rId41" Type="http://schemas.openxmlformats.org/officeDocument/2006/relationships/image" Target="media/image18.jpg"/><Relationship Id="rId54" Type="http://schemas.openxmlformats.org/officeDocument/2006/relationships/image" Target="media/image25.jpg"/><Relationship Id="rId62" Type="http://schemas.openxmlformats.org/officeDocument/2006/relationships/image" Target="media/image29.jpg"/><Relationship Id="rId70" Type="http://schemas.openxmlformats.org/officeDocument/2006/relationships/image" Target="media/image33.jpg"/><Relationship Id="rId75" Type="http://schemas.openxmlformats.org/officeDocument/2006/relationships/hyperlink" Target="https://www.shutterstock.com/image-vector/plug-connectors-vga-hand-drawnmi-600w-1192789198.jpg" TargetMode="External"/><Relationship Id="rId83" Type="http://schemas.openxmlformats.org/officeDocument/2006/relationships/image" Target="media/image39.jpg"/><Relationship Id="rId88" Type="http://schemas.openxmlformats.org/officeDocument/2006/relationships/hyperlink" Target="https://www.shutterstock.com/image-vector/isometric-flat-3d-isolated-concept-600w-683305699.jpg" TargetMode="External"/><Relationship Id="rId91" Type="http://schemas.openxmlformats.org/officeDocument/2006/relationships/image" Target="media/image43.png"/><Relationship Id="rId96" Type="http://schemas.openxmlformats.org/officeDocument/2006/relationships/image" Target="media/image45.jpg"/><Relationship Id="rId111" Type="http://schemas.openxmlformats.org/officeDocument/2006/relationships/hyperlink" Target="https://www.shutterstock.com/image-vector/man-working-on-computer-boy-600w-1752761786.jpg" TargetMode="External"/><Relationship Id="rId132" Type="http://schemas.openxmlformats.org/officeDocument/2006/relationships/image" Target="media/image63.jpg"/><Relationship Id="rId140" Type="http://schemas.openxmlformats.org/officeDocument/2006/relationships/hyperlink" Target="https://youtu.be/8HpCkJQBrGM" TargetMode="External"/><Relationship Id="rId145" Type="http://schemas.openxmlformats.org/officeDocument/2006/relationships/hyperlink" Target="https://youtu.be/9r88MHfDrho" TargetMode="External"/><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hutterstock.com/image-vector/customer-selfservice-abstract-concept-vector-600w-2136235885.jpg" TargetMode="External"/><Relationship Id="rId23" Type="http://schemas.openxmlformats.org/officeDocument/2006/relationships/image" Target="media/image9.jpg"/><Relationship Id="rId28" Type="http://schemas.openxmlformats.org/officeDocument/2006/relationships/hyperlink" Target="https://www.shutterstock.com/image-vector/server-error-isometric-web-concept-600w-2063543063.jpg" TargetMode="External"/><Relationship Id="rId36" Type="http://schemas.openxmlformats.org/officeDocument/2006/relationships/hyperlink" Target="https://www.shutterstock.com/image-vector/technical-support-guys-working-on-600w-2180806199.jpg" TargetMode="External"/><Relationship Id="rId49" Type="http://schemas.openxmlformats.org/officeDocument/2006/relationships/image" Target="media/image22.jpg"/><Relationship Id="rId57" Type="http://schemas.openxmlformats.org/officeDocument/2006/relationships/hyperlink" Target="https://www.shutterstock.com/image-vector/computer-parts-hands-repair-pc-600w-2192555921.jpg" TargetMode="External"/><Relationship Id="rId106" Type="http://schemas.openxmlformats.org/officeDocument/2006/relationships/image" Target="media/image50.jpg"/><Relationship Id="rId114" Type="http://schemas.openxmlformats.org/officeDocument/2006/relationships/image" Target="media/image54.jpg"/><Relationship Id="rId119" Type="http://schemas.openxmlformats.org/officeDocument/2006/relationships/hyperlink" Target="https://www.shutterstock.com/image-vector/set-simple-deformed-digital-devices-600w-1992907910.jpg" TargetMode="External"/><Relationship Id="rId127" Type="http://schemas.openxmlformats.org/officeDocument/2006/relationships/hyperlink" Target="https://unacaracteristica.com/wp-content/uploads/2021/10/DISPOSITIVOS-MIXTOS-1024x768.jpg" TargetMode="External"/><Relationship Id="rId10" Type="http://schemas.openxmlformats.org/officeDocument/2006/relationships/image" Target="media/image2.jpg"/><Relationship Id="rId31" Type="http://schemas.openxmlformats.org/officeDocument/2006/relationships/image" Target="media/image13.jpg"/><Relationship Id="rId44" Type="http://schemas.openxmlformats.org/officeDocument/2006/relationships/hyperlink" Target="https://www.shutterstock.com/image-vector/computer-service-repair-design-landing-600w-1482398822.jpg" TargetMode="External"/><Relationship Id="rId52" Type="http://schemas.openxmlformats.org/officeDocument/2006/relationships/image" Target="media/image24.jpg"/><Relationship Id="rId60" Type="http://schemas.openxmlformats.org/officeDocument/2006/relationships/image" Target="media/image28.jpg"/><Relationship Id="rId65" Type="http://schemas.openxmlformats.org/officeDocument/2006/relationships/hyperlink" Target="https://www.shutterstock.com/image-vector/professional-uninterruptible-power-supply-large-600w-1928077349.jpg" TargetMode="External"/><Relationship Id="rId73" Type="http://schemas.openxmlformats.org/officeDocument/2006/relationships/hyperlink" Target="https://www.shutterstock.com/image-vector/laptop-hard-disk-storage-vector-600w-670421299.jpg" TargetMode="External"/><Relationship Id="rId78" Type="http://schemas.openxmlformats.org/officeDocument/2006/relationships/image" Target="media/image37.jpg"/><Relationship Id="rId81" Type="http://schemas.openxmlformats.org/officeDocument/2006/relationships/hyperlink" Target="https://docs.oracle.com/cd/E19530-01/821-3088/figures/NEMHydra_PXE_BootPriority_Gplus.gif" TargetMode="External"/><Relationship Id="rId86" Type="http://schemas.openxmlformats.org/officeDocument/2006/relationships/hyperlink" Target="https://www.shutterstock.com/image-vector/isometric-illustrations-computer-hardware-vector-600w-789876448.jpg" TargetMode="External"/><Relationship Id="rId94" Type="http://schemas.openxmlformats.org/officeDocument/2006/relationships/hyperlink" Target="https://www.shutterstock.com/image-vector/isometric-flat-3d-isolated-concept-600w-661830004.jpg" TargetMode="External"/><Relationship Id="rId99" Type="http://schemas.openxmlformats.org/officeDocument/2006/relationships/hyperlink" Target="https://www.shutterstock.com/image-vector/data-transfer-concept-characters-exchange-600w-2010455228.jpg" TargetMode="External"/><Relationship Id="rId101" Type="http://schemas.openxmlformats.org/officeDocument/2006/relationships/hyperlink" Target="http://educacion.editorialaces.com/wp-content/uploads/2020/10/Mapas-conceptuales-herramientas-de-aprendizaje-ENTRADA.jpg" TargetMode="External"/><Relationship Id="rId122" Type="http://schemas.openxmlformats.org/officeDocument/2006/relationships/image" Target="media/image58.jpg"/><Relationship Id="rId130" Type="http://schemas.openxmlformats.org/officeDocument/2006/relationships/image" Target="media/image62.jpg"/><Relationship Id="rId135" Type="http://schemas.openxmlformats.org/officeDocument/2006/relationships/hyperlink" Target="https://www.shutterstock.com/image-vector/riser-card-cheep-hand-drawn-600w-702592315.jpg" TargetMode="External"/><Relationship Id="rId143" Type="http://schemas.openxmlformats.org/officeDocument/2006/relationships/hyperlink" Target="https://youtu.be/hLwWgZk7AGg" TargetMode="External"/><Relationship Id="rId148" Type="http://schemas.openxmlformats.org/officeDocument/2006/relationships/hyperlink" Target="https://rockcontent.com/es/blog/servicio-al-cliente/" TargetMode="External"/><Relationship Id="rId151" Type="http://schemas.openxmlformats.org/officeDocument/2006/relationships/hyperlink" Target="https://chae201411700521596.wordpress.com/2014/07/15/diagrama-de-concepto-de-solucion/" TargetMode="External"/><Relationship Id="rId4" Type="http://schemas.openxmlformats.org/officeDocument/2006/relationships/settings" Target="settings.xml"/><Relationship Id="rId9" Type="http://schemas.openxmlformats.org/officeDocument/2006/relationships/hyperlink" Target="https://image.shutterstock.com/image-vector/confident-speaker-behind-podium-during-600w-2008240643.jpg" TargetMode="External"/><Relationship Id="rId13" Type="http://schemas.openxmlformats.org/officeDocument/2006/relationships/hyperlink" Target="https://www.shutterstock.com/image-vector/technical-support-illustration-concept-modern-600w-1329294863.jpg" TargetMode="External"/><Relationship Id="rId18" Type="http://schemas.openxmlformats.org/officeDocument/2006/relationships/hyperlink" Target="https://image.shutterstock.com/image-photo/vmodel-system-software-development-lifecycle-600w-2142074883.jpg" TargetMode="External"/><Relationship Id="rId39" Type="http://schemas.openxmlformats.org/officeDocument/2006/relationships/image" Target="media/image17.jpg"/><Relationship Id="rId109" Type="http://schemas.openxmlformats.org/officeDocument/2006/relationships/hyperlink" Target="https://www.shutterstock.com/image-vector/abstraction-concept-quantum-cpu-electronic-600w-2166806499.jpg" TargetMode="External"/><Relationship Id="rId34" Type="http://schemas.openxmlformats.org/officeDocument/2006/relationships/hyperlink" Target="https://www.giitic.com/img/serviciocliente/soporteinterno1.png?pfdrid_c=true" TargetMode="External"/><Relationship Id="rId50" Type="http://schemas.openxmlformats.org/officeDocument/2006/relationships/hyperlink" Target="https://www.shutterstock.com/image-vector/network-lan-support-repairmen-cable-600w-2093426050.jpg" TargetMode="External"/><Relationship Id="rId55" Type="http://schemas.openxmlformats.org/officeDocument/2006/relationships/hyperlink" Target="https://elandroidefeliz.com/wp-content/uploads/2019/06/Herramientas-de-analisis-y-diagnotico-para-Windows-696x425.jpg" TargetMode="External"/><Relationship Id="rId76" Type="http://schemas.openxmlformats.org/officeDocument/2006/relationships/image" Target="media/image36.jpg"/><Relationship Id="rId97" Type="http://schemas.openxmlformats.org/officeDocument/2006/relationships/hyperlink" Target="about:blank" TargetMode="External"/><Relationship Id="rId104" Type="http://schemas.openxmlformats.org/officeDocument/2006/relationships/image" Target="media/image49.jpg"/><Relationship Id="rId120" Type="http://schemas.openxmlformats.org/officeDocument/2006/relationships/image" Target="media/image57.jpg"/><Relationship Id="rId125" Type="http://schemas.openxmlformats.org/officeDocument/2006/relationships/hyperlink" Target="https://www.tecnologia-informatica.com/wp-content/uploads/2018/07/word-image-165.jpeg" TargetMode="External"/><Relationship Id="rId141" Type="http://schemas.openxmlformats.org/officeDocument/2006/relationships/hyperlink" Target="https://youtu.be/8HpCkJQBrGM" TargetMode="External"/><Relationship Id="rId146" Type="http://schemas.openxmlformats.org/officeDocument/2006/relationships/hyperlink" Target="https://youtu.be/_eg31SXhr2g" TargetMode="External"/><Relationship Id="rId7" Type="http://schemas.openxmlformats.org/officeDocument/2006/relationships/endnotes" Target="endnotes.xml"/><Relationship Id="rId71" Type="http://schemas.openxmlformats.org/officeDocument/2006/relationships/hyperlink" Target="https://www.shutterstock.com/image-vector/hard-disk-drive-hdd-vector-600w-74888341.jpg" TargetMode="External"/><Relationship Id="rId92" Type="http://schemas.openxmlformats.org/officeDocument/2006/relationships/hyperlink" Target="https://codingornot.com/wp-content/uploads/2017/05/hardware-libre.png" TargetMode="External"/><Relationship Id="rId2" Type="http://schemas.openxmlformats.org/officeDocument/2006/relationships/numbering" Target="numbering.xml"/><Relationship Id="rId29" Type="http://schemas.openxmlformats.org/officeDocument/2006/relationships/image" Target="media/image12.jpg"/><Relationship Id="rId24" Type="http://schemas.openxmlformats.org/officeDocument/2006/relationships/hyperlink" Target="https://www.shutterstock.com/image-vector/remote-support-online-remotely-access-600w-1331918702.jpg" TargetMode="External"/><Relationship Id="rId40" Type="http://schemas.openxmlformats.org/officeDocument/2006/relationships/hyperlink" Target="https://www.shutterstock.com/image-vector/administrators-fixing-computer-problems-tiny-600w-2109514574.jpg" TargetMode="External"/><Relationship Id="rId45" Type="http://schemas.openxmlformats.org/officeDocument/2006/relationships/image" Target="media/image20.jpg"/><Relationship Id="rId66" Type="http://schemas.openxmlformats.org/officeDocument/2006/relationships/image" Target="media/image31.jpg"/><Relationship Id="rId87" Type="http://schemas.openxmlformats.org/officeDocument/2006/relationships/image" Target="media/image41.jpg"/><Relationship Id="rId110" Type="http://schemas.openxmlformats.org/officeDocument/2006/relationships/image" Target="media/image52.jpg"/><Relationship Id="rId115" Type="http://schemas.openxmlformats.org/officeDocument/2006/relationships/hyperlink" Target="https://www.shutterstock.com/image-vector/cloud-computing-concept-flat-style-600w-1797554029.jpg" TargetMode="External"/><Relationship Id="rId131" Type="http://schemas.openxmlformats.org/officeDocument/2006/relationships/hyperlink" Target="https://www.shutterstock.com/image-vector/vga-pc-universal-connector-icon-600w-2041967363.jpg" TargetMode="External"/><Relationship Id="rId136" Type="http://schemas.openxmlformats.org/officeDocument/2006/relationships/image" Target="media/image65.jpg"/><Relationship Id="rId61" Type="http://schemas.openxmlformats.org/officeDocument/2006/relationships/hyperlink" Target="https://www.shutterstock.com/image-vector/illustration-old-computer-600w-250862068.jpg" TargetMode="External"/><Relationship Id="rId82" Type="http://schemas.openxmlformats.org/officeDocument/2006/relationships/hyperlink" Target="https://www.shutterstock.com/image-vector/server-error-isometric-web-concept-600w-2063543063.jpg" TargetMode="External"/><Relationship Id="rId152" Type="http://schemas.openxmlformats.org/officeDocument/2006/relationships/header" Target="header1.xml"/><Relationship Id="rId19" Type="http://schemas.openxmlformats.org/officeDocument/2006/relationships/image" Target="media/image7.jpg"/><Relationship Id="rId14" Type="http://schemas.openxmlformats.org/officeDocument/2006/relationships/image" Target="media/image4.jpg"/><Relationship Id="rId30" Type="http://schemas.openxmlformats.org/officeDocument/2006/relationships/hyperlink" Target="https://www.shutterstock.com/image-vector/young-programmer-concentrated-working-project-600w-1914164533.jpg" TargetMode="External"/><Relationship Id="rId35" Type="http://schemas.openxmlformats.org/officeDocument/2006/relationships/image" Target="media/image15.jpg"/><Relationship Id="rId56" Type="http://schemas.openxmlformats.org/officeDocument/2006/relationships/image" Target="media/image26.jpg"/><Relationship Id="rId77" Type="http://schemas.openxmlformats.org/officeDocument/2006/relationships/hyperlink" Target="https://www.shutterstock.com/image-vector/realistic-external-hard-drive-isometry-600w-2008314485.jpg" TargetMode="External"/><Relationship Id="rId100" Type="http://schemas.openxmlformats.org/officeDocument/2006/relationships/image" Target="media/image47.jpg"/><Relationship Id="rId105" Type="http://schemas.openxmlformats.org/officeDocument/2006/relationships/hyperlink" Target="https://www.shutterstock.com/image-vector/modern-businessmen-characters-interacting-charts-600w-1507826993.jpg" TargetMode="External"/><Relationship Id="rId126" Type="http://schemas.openxmlformats.org/officeDocument/2006/relationships/image" Target="media/image60.jpg"/><Relationship Id="rId147" Type="http://schemas.openxmlformats.org/officeDocument/2006/relationships/hyperlink" Target="https://youtu.be/_eg31SXhr2g" TargetMode="External"/><Relationship Id="rId8" Type="http://schemas.openxmlformats.org/officeDocument/2006/relationships/image" Target="media/image1.jpg"/><Relationship Id="rId51" Type="http://schemas.openxmlformats.org/officeDocument/2006/relationships/image" Target="media/image23.png"/><Relationship Id="rId72" Type="http://schemas.openxmlformats.org/officeDocument/2006/relationships/image" Target="media/image34.jpg"/><Relationship Id="rId93" Type="http://schemas.openxmlformats.org/officeDocument/2006/relationships/image" Target="media/image44.png"/><Relationship Id="rId98" Type="http://schemas.openxmlformats.org/officeDocument/2006/relationships/image" Target="media/image46.jpg"/><Relationship Id="rId121" Type="http://schemas.openxmlformats.org/officeDocument/2006/relationships/hyperlink" Target="https://www.shutterstock.com/image-vector/qa-landing-software-testing-quality-600w-1470496328.jpg" TargetMode="External"/><Relationship Id="rId142" Type="http://schemas.openxmlformats.org/officeDocument/2006/relationships/hyperlink" Target="https://youtu.be/hLwWgZk7AGg"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69.png"/></Relationships>
</file>

<file path=word/_rels/header1.xml.rels><?xml version="1.0" encoding="UTF-8" standalone="yes"?>
<Relationships xmlns="http://schemas.openxmlformats.org/package/2006/relationships"><Relationship Id="rId2" Type="http://schemas.openxmlformats.org/officeDocument/2006/relationships/image" Target="media/image68.png"/><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Lxc08AYUbyVKLix33iNa4g/4VA==">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65</Pages>
  <Words>10757</Words>
  <Characters>59169</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Esteban Orozco</dc:creator>
  <cp:lastModifiedBy>Esteban Orozco</cp:lastModifiedBy>
  <cp:revision>2</cp:revision>
  <dcterms:created xsi:type="dcterms:W3CDTF">2023-02-28T18:49:00Z</dcterms:created>
  <dcterms:modified xsi:type="dcterms:W3CDTF">2023-02-28T18:49:00Z</dcterms:modified>
</cp:coreProperties>
</file>